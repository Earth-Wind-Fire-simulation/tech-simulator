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79C6" w14:textId="0CA4AE28" w:rsidR="00D96A72" w:rsidRDefault="00943069">
      <w:pPr>
        <w:suppressAutoHyphens/>
        <w:spacing w:after="0" w:line="240" w:lineRule="auto"/>
        <w:rPr>
          <w:rFonts w:asciiTheme="majorHAnsi" w:eastAsiaTheme="majorEastAsia" w:hAnsiTheme="majorHAnsi" w:cstheme="majorBidi"/>
          <w:spacing w:val="-10"/>
          <w:kern w:val="2"/>
          <w:sz w:val="56"/>
          <w:szCs w:val="56"/>
        </w:rPr>
      </w:pPr>
      <w:r>
        <w:rPr>
          <w:rFonts w:asciiTheme="majorHAnsi" w:eastAsiaTheme="majorEastAsia" w:hAnsiTheme="majorHAnsi" w:cstheme="majorBidi"/>
          <w:spacing w:val="-10"/>
          <w:kern w:val="2"/>
          <w:sz w:val="56"/>
          <w:szCs w:val="56"/>
        </w:rPr>
        <w:t>Handleiding EWF-simulator</w:t>
      </w:r>
    </w:p>
    <w:p w14:paraId="0221608E" w14:textId="77777777" w:rsidR="009B5EAF" w:rsidRDefault="009B5EAF">
      <w:pPr>
        <w:suppressAutoHyphens/>
        <w:spacing w:after="0" w:line="240" w:lineRule="auto"/>
        <w:rPr>
          <w:rFonts w:asciiTheme="majorHAnsi" w:eastAsiaTheme="majorEastAsia" w:hAnsiTheme="majorHAnsi" w:cstheme="majorBidi"/>
          <w:spacing w:val="-10"/>
          <w:kern w:val="2"/>
          <w:sz w:val="56"/>
          <w:szCs w:val="56"/>
        </w:rPr>
      </w:pPr>
    </w:p>
    <w:p w14:paraId="3DA72A29" w14:textId="120DCC07" w:rsidR="00943069" w:rsidRDefault="00943069">
      <w:pPr>
        <w:suppressAutoHyphens/>
        <w:spacing w:after="0" w:line="240" w:lineRule="auto"/>
        <w:rPr>
          <w:rFonts w:asciiTheme="majorHAnsi" w:eastAsiaTheme="majorEastAsia" w:hAnsiTheme="majorHAnsi" w:cstheme="majorBidi"/>
          <w:spacing w:val="-10"/>
          <w:kern w:val="2"/>
          <w:sz w:val="56"/>
          <w:szCs w:val="56"/>
        </w:rPr>
      </w:pPr>
    </w:p>
    <w:p w14:paraId="771878AE" w14:textId="77777777" w:rsidR="00536998" w:rsidRDefault="00536998">
      <w:pPr>
        <w:suppressAutoHyphens/>
        <w:spacing w:after="0" w:line="240" w:lineRule="auto"/>
        <w:rPr>
          <w:rFonts w:asciiTheme="majorHAnsi" w:eastAsiaTheme="majorEastAsia" w:hAnsiTheme="majorHAnsi" w:cstheme="majorBidi"/>
          <w:spacing w:val="-10"/>
          <w:kern w:val="2"/>
          <w:sz w:val="56"/>
          <w:szCs w:val="56"/>
        </w:rPr>
      </w:pPr>
    </w:p>
    <w:p w14:paraId="241110BF" w14:textId="7749B830" w:rsidR="00536998" w:rsidRDefault="00181971">
      <w:pPr>
        <w:suppressAutoHyphens/>
        <w:spacing w:after="0" w:line="240" w:lineRule="auto"/>
        <w:rPr>
          <w:rFonts w:asciiTheme="majorHAnsi" w:eastAsiaTheme="majorEastAsia" w:hAnsiTheme="majorHAnsi" w:cstheme="majorBidi"/>
          <w:spacing w:val="-10"/>
          <w:kern w:val="2"/>
          <w:sz w:val="56"/>
          <w:szCs w:val="56"/>
        </w:rPr>
      </w:pPr>
      <w:r w:rsidRPr="00181971">
        <w:rPr>
          <w:rFonts w:asciiTheme="majorHAnsi" w:eastAsiaTheme="majorEastAsia" w:hAnsiTheme="majorHAnsi" w:cstheme="majorBidi"/>
          <w:noProof/>
          <w:spacing w:val="-10"/>
          <w:kern w:val="2"/>
          <w:sz w:val="56"/>
          <w:szCs w:val="56"/>
        </w:rPr>
        <w:drawing>
          <wp:inline distT="0" distB="0" distL="0" distR="0" wp14:anchorId="5D043C06" wp14:editId="325EBB71">
            <wp:extent cx="6089015" cy="4063365"/>
            <wp:effectExtent l="0" t="0" r="6985" b="0"/>
            <wp:docPr id="142641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08" name=""/>
                    <pic:cNvPicPr/>
                  </pic:nvPicPr>
                  <pic:blipFill>
                    <a:blip r:embed="rId11"/>
                    <a:stretch>
                      <a:fillRect/>
                    </a:stretch>
                  </pic:blipFill>
                  <pic:spPr>
                    <a:xfrm>
                      <a:off x="0" y="0"/>
                      <a:ext cx="6089015" cy="4063365"/>
                    </a:xfrm>
                    <a:prstGeom prst="rect">
                      <a:avLst/>
                    </a:prstGeom>
                  </pic:spPr>
                </pic:pic>
              </a:graphicData>
            </a:graphic>
          </wp:inline>
        </w:drawing>
      </w:r>
    </w:p>
    <w:p w14:paraId="33F409CF" w14:textId="77777777" w:rsidR="009B5EAF" w:rsidRDefault="009B5EAF">
      <w:pPr>
        <w:suppressAutoHyphens/>
        <w:spacing w:after="0" w:line="240" w:lineRule="auto"/>
        <w:rPr>
          <w:rFonts w:asciiTheme="majorHAnsi" w:eastAsiaTheme="majorEastAsia" w:hAnsiTheme="majorHAnsi" w:cstheme="majorBidi"/>
          <w:spacing w:val="-10"/>
          <w:kern w:val="2"/>
          <w:sz w:val="56"/>
          <w:szCs w:val="56"/>
        </w:rPr>
      </w:pPr>
    </w:p>
    <w:p w14:paraId="299A8255" w14:textId="0EE128A1" w:rsidR="009B5EAF" w:rsidRDefault="000D2393">
      <w:pPr>
        <w:suppressAutoHyphens/>
        <w:spacing w:after="0" w:line="240" w:lineRule="auto"/>
        <w:rPr>
          <w:rFonts w:asciiTheme="majorHAnsi" w:eastAsiaTheme="majorEastAsia" w:hAnsiTheme="majorHAnsi" w:cstheme="majorBidi"/>
          <w:spacing w:val="-10"/>
          <w:kern w:val="2"/>
          <w:sz w:val="32"/>
          <w:szCs w:val="32"/>
        </w:rPr>
      </w:pPr>
      <w:r>
        <w:rPr>
          <w:rFonts w:asciiTheme="majorHAnsi" w:eastAsiaTheme="majorEastAsia" w:hAnsiTheme="majorHAnsi" w:cstheme="majorBidi"/>
          <w:spacing w:val="-10"/>
          <w:kern w:val="2"/>
          <w:sz w:val="32"/>
          <w:szCs w:val="32"/>
        </w:rPr>
        <w:t>A</w:t>
      </w:r>
      <w:r w:rsidR="009B5EAF">
        <w:rPr>
          <w:rFonts w:asciiTheme="majorHAnsi" w:eastAsiaTheme="majorEastAsia" w:hAnsiTheme="majorHAnsi" w:cstheme="majorBidi"/>
          <w:spacing w:val="-10"/>
          <w:kern w:val="2"/>
          <w:sz w:val="32"/>
          <w:szCs w:val="32"/>
        </w:rPr>
        <w:t>ut</w:t>
      </w:r>
      <w:r>
        <w:rPr>
          <w:rFonts w:asciiTheme="majorHAnsi" w:eastAsiaTheme="majorEastAsia" w:hAnsiTheme="majorHAnsi" w:cstheme="majorBidi"/>
          <w:spacing w:val="-10"/>
          <w:kern w:val="2"/>
          <w:sz w:val="32"/>
          <w:szCs w:val="32"/>
        </w:rPr>
        <w:t>eurs:</w:t>
      </w:r>
    </w:p>
    <w:p w14:paraId="2F350FEA" w14:textId="3107511E" w:rsidR="000D2393" w:rsidRDefault="000D2393">
      <w:pPr>
        <w:suppressAutoHyphens/>
        <w:spacing w:after="0" w:line="240" w:lineRule="auto"/>
        <w:rPr>
          <w:rFonts w:asciiTheme="majorHAnsi" w:eastAsiaTheme="majorEastAsia" w:hAnsiTheme="majorHAnsi" w:cstheme="majorBidi"/>
          <w:spacing w:val="-10"/>
          <w:kern w:val="2"/>
          <w:sz w:val="32"/>
          <w:szCs w:val="32"/>
        </w:rPr>
      </w:pPr>
      <w:r>
        <w:rPr>
          <w:rFonts w:asciiTheme="majorHAnsi" w:eastAsiaTheme="majorEastAsia" w:hAnsiTheme="majorHAnsi" w:cstheme="majorBidi"/>
          <w:spacing w:val="-10"/>
          <w:kern w:val="2"/>
          <w:sz w:val="32"/>
          <w:szCs w:val="32"/>
        </w:rPr>
        <w:t>Oscar Somsen – Hogeschool Windesheim</w:t>
      </w:r>
    </w:p>
    <w:p w14:paraId="11A507CC" w14:textId="327E4419" w:rsidR="000D2393" w:rsidRDefault="000D2393">
      <w:pPr>
        <w:suppressAutoHyphens/>
        <w:spacing w:after="0" w:line="240" w:lineRule="auto"/>
        <w:rPr>
          <w:rFonts w:asciiTheme="majorHAnsi" w:eastAsiaTheme="majorEastAsia" w:hAnsiTheme="majorHAnsi" w:cstheme="majorBidi"/>
          <w:spacing w:val="-10"/>
          <w:kern w:val="2"/>
          <w:sz w:val="32"/>
          <w:szCs w:val="32"/>
        </w:rPr>
      </w:pPr>
      <w:r>
        <w:rPr>
          <w:rFonts w:asciiTheme="majorHAnsi" w:eastAsiaTheme="majorEastAsia" w:hAnsiTheme="majorHAnsi" w:cstheme="majorBidi"/>
          <w:spacing w:val="-10"/>
          <w:kern w:val="2"/>
          <w:sz w:val="32"/>
          <w:szCs w:val="32"/>
        </w:rPr>
        <w:t>Wiechert Eschbach – Hogeschool Windesheim</w:t>
      </w:r>
    </w:p>
    <w:p w14:paraId="57D5580C" w14:textId="77777777" w:rsidR="000D2393" w:rsidRDefault="000D2393">
      <w:pPr>
        <w:suppressAutoHyphens/>
        <w:spacing w:after="0" w:line="240" w:lineRule="auto"/>
        <w:rPr>
          <w:rFonts w:asciiTheme="majorHAnsi" w:eastAsiaTheme="majorEastAsia" w:hAnsiTheme="majorHAnsi" w:cstheme="majorBidi"/>
          <w:spacing w:val="-10"/>
          <w:kern w:val="2"/>
          <w:sz w:val="32"/>
          <w:szCs w:val="32"/>
        </w:rPr>
      </w:pPr>
    </w:p>
    <w:p w14:paraId="3DEC377F" w14:textId="77777777" w:rsidR="000D2393" w:rsidRDefault="000D2393">
      <w:pPr>
        <w:suppressAutoHyphens/>
        <w:spacing w:after="0" w:line="240" w:lineRule="auto"/>
        <w:rPr>
          <w:rFonts w:asciiTheme="majorHAnsi" w:eastAsiaTheme="majorEastAsia" w:hAnsiTheme="majorHAnsi" w:cstheme="majorBidi"/>
          <w:spacing w:val="-10"/>
          <w:kern w:val="2"/>
          <w:sz w:val="32"/>
          <w:szCs w:val="32"/>
        </w:rPr>
      </w:pPr>
    </w:p>
    <w:p w14:paraId="3F449D37" w14:textId="200D8156" w:rsidR="000D2393" w:rsidRPr="009B5EAF" w:rsidRDefault="000D2393">
      <w:pPr>
        <w:suppressAutoHyphens/>
        <w:spacing w:after="0" w:line="240" w:lineRule="auto"/>
        <w:rPr>
          <w:rFonts w:asciiTheme="majorHAnsi" w:eastAsiaTheme="majorEastAsia" w:hAnsiTheme="majorHAnsi" w:cstheme="majorBidi"/>
          <w:spacing w:val="-10"/>
          <w:kern w:val="2"/>
          <w:sz w:val="32"/>
          <w:szCs w:val="32"/>
        </w:rPr>
      </w:pPr>
      <w:r>
        <w:rPr>
          <w:rFonts w:asciiTheme="majorHAnsi" w:eastAsiaTheme="majorEastAsia" w:hAnsiTheme="majorHAnsi" w:cstheme="majorBidi"/>
          <w:spacing w:val="-10"/>
          <w:kern w:val="2"/>
          <w:sz w:val="32"/>
          <w:szCs w:val="32"/>
        </w:rPr>
        <w:t xml:space="preserve">Versie: </w:t>
      </w:r>
      <w:r w:rsidR="003E61A7">
        <w:rPr>
          <w:rFonts w:asciiTheme="majorHAnsi" w:eastAsiaTheme="majorEastAsia" w:hAnsiTheme="majorHAnsi" w:cstheme="majorBidi"/>
          <w:spacing w:val="-10"/>
          <w:kern w:val="2"/>
          <w:sz w:val="32"/>
          <w:szCs w:val="32"/>
        </w:rPr>
        <w:t>0.</w:t>
      </w:r>
      <w:r w:rsidR="007B447C">
        <w:rPr>
          <w:rFonts w:asciiTheme="majorHAnsi" w:eastAsiaTheme="majorEastAsia" w:hAnsiTheme="majorHAnsi" w:cstheme="majorBidi"/>
          <w:spacing w:val="-10"/>
          <w:kern w:val="2"/>
          <w:sz w:val="32"/>
          <w:szCs w:val="32"/>
        </w:rPr>
        <w:t>2</w:t>
      </w:r>
      <w:r w:rsidR="003E61A7">
        <w:rPr>
          <w:rFonts w:asciiTheme="majorHAnsi" w:eastAsiaTheme="majorEastAsia" w:hAnsiTheme="majorHAnsi" w:cstheme="majorBidi"/>
          <w:spacing w:val="-10"/>
          <w:kern w:val="2"/>
          <w:sz w:val="32"/>
          <w:szCs w:val="32"/>
        </w:rPr>
        <w:t xml:space="preserve">  concept</w:t>
      </w:r>
    </w:p>
    <w:p w14:paraId="2EF2E68D" w14:textId="13EAE9ED" w:rsidR="00DC604F" w:rsidRPr="00344EC4" w:rsidRDefault="00141124" w:rsidP="003E61A7">
      <w:pPr>
        <w:suppressAutoHyphens/>
        <w:spacing w:after="0" w:line="240" w:lineRule="auto"/>
        <w:rPr>
          <w:ins w:id="0" w:author="Oscar Somsen" w:date="2026-04-16T13:08:00Z" w16du:dateUtc="2026-04-16T11:08:00Z"/>
          <w:rFonts w:asciiTheme="majorHAnsi" w:eastAsiaTheme="majorEastAsia" w:hAnsiTheme="majorHAnsi" w:cstheme="majorBidi"/>
          <w:spacing w:val="-10"/>
          <w:kern w:val="2"/>
          <w:sz w:val="56"/>
          <w:szCs w:val="56"/>
        </w:rPr>
      </w:pPr>
      <w:r>
        <w:rPr>
          <w:rFonts w:asciiTheme="majorHAnsi" w:eastAsiaTheme="majorEastAsia" w:hAnsiTheme="majorHAnsi" w:cstheme="majorBidi"/>
          <w:spacing w:val="-10"/>
          <w:kern w:val="2"/>
          <w:sz w:val="56"/>
          <w:szCs w:val="56"/>
        </w:rPr>
        <w:br w:type="page"/>
      </w:r>
    </w:p>
    <w:sdt>
      <w:sdtPr>
        <w:rPr>
          <w:rFonts w:asciiTheme="minorHAnsi" w:eastAsiaTheme="minorHAnsi" w:hAnsiTheme="minorHAnsi" w:cstheme="minorBidi"/>
          <w:color w:val="auto"/>
          <w:sz w:val="22"/>
          <w:szCs w:val="22"/>
          <w:lang w:eastAsia="en-US"/>
        </w:rPr>
        <w:id w:val="1877119948"/>
        <w:docPartObj>
          <w:docPartGallery w:val="Table of Contents"/>
          <w:docPartUnique/>
        </w:docPartObj>
      </w:sdtPr>
      <w:sdtEndPr>
        <w:rPr>
          <w:b/>
          <w:bCs/>
        </w:rPr>
      </w:sdtEndPr>
      <w:sdtContent>
        <w:p w14:paraId="1A14F93F" w14:textId="77777777" w:rsidR="000268B7" w:rsidRDefault="000268B7" w:rsidP="000268B7">
          <w:pPr>
            <w:pStyle w:val="Kopvaninhoudsopgave"/>
          </w:pPr>
          <w:r>
            <w:t>Inhoudsopgave</w:t>
          </w:r>
        </w:p>
        <w:p w14:paraId="36582E12" w14:textId="12CD3674" w:rsidR="00AC2270" w:rsidRDefault="000268B7">
          <w:pPr>
            <w:pStyle w:val="Inhopg1"/>
            <w:tabs>
              <w:tab w:val="left" w:pos="720"/>
              <w:tab w:val="right" w:leader="dot" w:pos="9579"/>
            </w:tabs>
            <w:rPr>
              <w:rFonts w:asciiTheme="minorHAnsi" w:eastAsiaTheme="minorEastAsia" w:hAnsiTheme="minorHAnsi" w:cstheme="minorBidi"/>
              <w:noProof/>
              <w:kern w:val="2"/>
              <w:sz w:val="24"/>
              <w:szCs w:val="24"/>
              <w:lang w:eastAsia="nl-NL"/>
              <w14:ligatures w14:val="standardContextual"/>
            </w:rPr>
          </w:pPr>
          <w:r>
            <w:fldChar w:fldCharType="begin"/>
          </w:r>
          <w:r>
            <w:instrText xml:space="preserve"> TOC \o "1-3" \h \z \u </w:instrText>
          </w:r>
          <w:r>
            <w:fldChar w:fldCharType="separate"/>
          </w:r>
          <w:hyperlink w:anchor="_Toc229045706" w:history="1">
            <w:r w:rsidR="00AC2270" w:rsidRPr="00B55449">
              <w:rPr>
                <w:rStyle w:val="Hyperlink"/>
                <w:noProof/>
              </w:rPr>
              <w:t>1.</w:t>
            </w:r>
            <w:r w:rsidR="00AC2270">
              <w:rPr>
                <w:rFonts w:asciiTheme="minorHAnsi" w:eastAsiaTheme="minorEastAsia" w:hAnsiTheme="minorHAnsi" w:cstheme="minorBidi"/>
                <w:noProof/>
                <w:kern w:val="2"/>
                <w:sz w:val="24"/>
                <w:szCs w:val="24"/>
                <w:lang w:eastAsia="nl-NL"/>
                <w14:ligatures w14:val="standardContextual"/>
              </w:rPr>
              <w:tab/>
            </w:r>
            <w:r w:rsidR="00AC2270" w:rsidRPr="00B55449">
              <w:rPr>
                <w:rStyle w:val="Hyperlink"/>
                <w:noProof/>
              </w:rPr>
              <w:t>Handleiding rekenmodel EWF-systeem</w:t>
            </w:r>
            <w:r w:rsidR="00AC2270">
              <w:rPr>
                <w:noProof/>
                <w:webHidden/>
              </w:rPr>
              <w:tab/>
            </w:r>
            <w:r w:rsidR="00AC2270">
              <w:rPr>
                <w:noProof/>
                <w:webHidden/>
              </w:rPr>
              <w:fldChar w:fldCharType="begin"/>
            </w:r>
            <w:r w:rsidR="00AC2270">
              <w:rPr>
                <w:noProof/>
                <w:webHidden/>
              </w:rPr>
              <w:instrText xml:space="preserve"> PAGEREF _Toc229045706 \h </w:instrText>
            </w:r>
            <w:r w:rsidR="00AC2270">
              <w:rPr>
                <w:noProof/>
                <w:webHidden/>
              </w:rPr>
            </w:r>
            <w:r w:rsidR="00AC2270">
              <w:rPr>
                <w:noProof/>
                <w:webHidden/>
              </w:rPr>
              <w:fldChar w:fldCharType="separate"/>
            </w:r>
            <w:r w:rsidR="00AC2270">
              <w:rPr>
                <w:noProof/>
                <w:webHidden/>
              </w:rPr>
              <w:t>3</w:t>
            </w:r>
            <w:r w:rsidR="00AC2270">
              <w:rPr>
                <w:noProof/>
                <w:webHidden/>
              </w:rPr>
              <w:fldChar w:fldCharType="end"/>
            </w:r>
          </w:hyperlink>
        </w:p>
        <w:p w14:paraId="6FEC3C9B" w14:textId="7D1324B3"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07" w:history="1">
            <w:r w:rsidRPr="00B55449">
              <w:rPr>
                <w:rStyle w:val="Hyperlink"/>
                <w:noProof/>
              </w:rPr>
              <w:t>1.1</w:t>
            </w:r>
            <w:r>
              <w:rPr>
                <w:rFonts w:eastAsiaTheme="minorEastAsia"/>
                <w:noProof/>
                <w:kern w:val="2"/>
                <w:sz w:val="24"/>
                <w:szCs w:val="24"/>
                <w:lang w:eastAsia="nl-NL"/>
                <w14:ligatures w14:val="standardContextual"/>
              </w:rPr>
              <w:tab/>
            </w:r>
            <w:r w:rsidRPr="00B55449">
              <w:rPr>
                <w:rStyle w:val="Hyperlink"/>
                <w:noProof/>
              </w:rPr>
              <w:t>Inleiding</w:t>
            </w:r>
            <w:r>
              <w:rPr>
                <w:noProof/>
                <w:webHidden/>
              </w:rPr>
              <w:tab/>
            </w:r>
            <w:r>
              <w:rPr>
                <w:noProof/>
                <w:webHidden/>
              </w:rPr>
              <w:fldChar w:fldCharType="begin"/>
            </w:r>
            <w:r>
              <w:rPr>
                <w:noProof/>
                <w:webHidden/>
              </w:rPr>
              <w:instrText xml:space="preserve"> PAGEREF _Toc229045707 \h </w:instrText>
            </w:r>
            <w:r>
              <w:rPr>
                <w:noProof/>
                <w:webHidden/>
              </w:rPr>
            </w:r>
            <w:r>
              <w:rPr>
                <w:noProof/>
                <w:webHidden/>
              </w:rPr>
              <w:fldChar w:fldCharType="separate"/>
            </w:r>
            <w:r>
              <w:rPr>
                <w:noProof/>
                <w:webHidden/>
              </w:rPr>
              <w:t>3</w:t>
            </w:r>
            <w:r>
              <w:rPr>
                <w:noProof/>
                <w:webHidden/>
              </w:rPr>
              <w:fldChar w:fldCharType="end"/>
            </w:r>
          </w:hyperlink>
        </w:p>
        <w:p w14:paraId="54DDFEDE" w14:textId="150D0214"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08" w:history="1">
            <w:r w:rsidRPr="00B55449">
              <w:rPr>
                <w:rStyle w:val="Hyperlink"/>
                <w:noProof/>
              </w:rPr>
              <w:t>1.2</w:t>
            </w:r>
            <w:r>
              <w:rPr>
                <w:rFonts w:eastAsiaTheme="minorEastAsia"/>
                <w:noProof/>
                <w:kern w:val="2"/>
                <w:sz w:val="24"/>
                <w:szCs w:val="24"/>
                <w:lang w:eastAsia="nl-NL"/>
                <w14:ligatures w14:val="standardContextual"/>
              </w:rPr>
              <w:tab/>
            </w:r>
            <w:r w:rsidRPr="00B55449">
              <w:rPr>
                <w:rStyle w:val="Hyperlink"/>
                <w:noProof/>
              </w:rPr>
              <w:t>Uitgangspunten</w:t>
            </w:r>
            <w:r>
              <w:rPr>
                <w:noProof/>
                <w:webHidden/>
              </w:rPr>
              <w:tab/>
            </w:r>
            <w:r>
              <w:rPr>
                <w:noProof/>
                <w:webHidden/>
              </w:rPr>
              <w:fldChar w:fldCharType="begin"/>
            </w:r>
            <w:r>
              <w:rPr>
                <w:noProof/>
                <w:webHidden/>
              </w:rPr>
              <w:instrText xml:space="preserve"> PAGEREF _Toc229045708 \h </w:instrText>
            </w:r>
            <w:r>
              <w:rPr>
                <w:noProof/>
                <w:webHidden/>
              </w:rPr>
            </w:r>
            <w:r>
              <w:rPr>
                <w:noProof/>
                <w:webHidden/>
              </w:rPr>
              <w:fldChar w:fldCharType="separate"/>
            </w:r>
            <w:r>
              <w:rPr>
                <w:noProof/>
                <w:webHidden/>
              </w:rPr>
              <w:t>3</w:t>
            </w:r>
            <w:r>
              <w:rPr>
                <w:noProof/>
                <w:webHidden/>
              </w:rPr>
              <w:fldChar w:fldCharType="end"/>
            </w:r>
          </w:hyperlink>
        </w:p>
        <w:p w14:paraId="63876E87" w14:textId="64BA1E07"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09" w:history="1">
            <w:r w:rsidRPr="00B55449">
              <w:rPr>
                <w:rStyle w:val="Hyperlink"/>
                <w:noProof/>
              </w:rPr>
              <w:t>1.2.1</w:t>
            </w:r>
            <w:r>
              <w:rPr>
                <w:rFonts w:eastAsiaTheme="minorEastAsia"/>
                <w:noProof/>
                <w:kern w:val="2"/>
                <w:sz w:val="24"/>
                <w:szCs w:val="24"/>
                <w:lang w:eastAsia="nl-NL"/>
                <w14:ligatures w14:val="standardContextual"/>
              </w:rPr>
              <w:tab/>
            </w:r>
            <w:r w:rsidRPr="00B55449">
              <w:rPr>
                <w:rStyle w:val="Hyperlink"/>
                <w:noProof/>
              </w:rPr>
              <w:t>Doel van het model</w:t>
            </w:r>
            <w:r>
              <w:rPr>
                <w:noProof/>
                <w:webHidden/>
              </w:rPr>
              <w:tab/>
            </w:r>
            <w:r>
              <w:rPr>
                <w:noProof/>
                <w:webHidden/>
              </w:rPr>
              <w:fldChar w:fldCharType="begin"/>
            </w:r>
            <w:r>
              <w:rPr>
                <w:noProof/>
                <w:webHidden/>
              </w:rPr>
              <w:instrText xml:space="preserve"> PAGEREF _Toc229045709 \h </w:instrText>
            </w:r>
            <w:r>
              <w:rPr>
                <w:noProof/>
                <w:webHidden/>
              </w:rPr>
            </w:r>
            <w:r>
              <w:rPr>
                <w:noProof/>
                <w:webHidden/>
              </w:rPr>
              <w:fldChar w:fldCharType="separate"/>
            </w:r>
            <w:r>
              <w:rPr>
                <w:noProof/>
                <w:webHidden/>
              </w:rPr>
              <w:t>3</w:t>
            </w:r>
            <w:r>
              <w:rPr>
                <w:noProof/>
                <w:webHidden/>
              </w:rPr>
              <w:fldChar w:fldCharType="end"/>
            </w:r>
          </w:hyperlink>
        </w:p>
        <w:p w14:paraId="5DA80FC0" w14:textId="641FC8E5"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0" w:history="1">
            <w:r w:rsidRPr="00B55449">
              <w:rPr>
                <w:rStyle w:val="Hyperlink"/>
                <w:noProof/>
              </w:rPr>
              <w:t>1.2.2</w:t>
            </w:r>
            <w:r>
              <w:rPr>
                <w:rFonts w:eastAsiaTheme="minorEastAsia"/>
                <w:noProof/>
                <w:kern w:val="2"/>
                <w:sz w:val="24"/>
                <w:szCs w:val="24"/>
                <w:lang w:eastAsia="nl-NL"/>
                <w14:ligatures w14:val="standardContextual"/>
              </w:rPr>
              <w:tab/>
            </w:r>
            <w:r w:rsidRPr="00B55449">
              <w:rPr>
                <w:rStyle w:val="Hyperlink"/>
                <w:noProof/>
              </w:rPr>
              <w:t>Gebruikers</w:t>
            </w:r>
            <w:r>
              <w:rPr>
                <w:noProof/>
                <w:webHidden/>
              </w:rPr>
              <w:tab/>
            </w:r>
            <w:r>
              <w:rPr>
                <w:noProof/>
                <w:webHidden/>
              </w:rPr>
              <w:fldChar w:fldCharType="begin"/>
            </w:r>
            <w:r>
              <w:rPr>
                <w:noProof/>
                <w:webHidden/>
              </w:rPr>
              <w:instrText xml:space="preserve"> PAGEREF _Toc229045710 \h </w:instrText>
            </w:r>
            <w:r>
              <w:rPr>
                <w:noProof/>
                <w:webHidden/>
              </w:rPr>
            </w:r>
            <w:r>
              <w:rPr>
                <w:noProof/>
                <w:webHidden/>
              </w:rPr>
              <w:fldChar w:fldCharType="separate"/>
            </w:r>
            <w:r>
              <w:rPr>
                <w:noProof/>
                <w:webHidden/>
              </w:rPr>
              <w:t>3</w:t>
            </w:r>
            <w:r>
              <w:rPr>
                <w:noProof/>
                <w:webHidden/>
              </w:rPr>
              <w:fldChar w:fldCharType="end"/>
            </w:r>
          </w:hyperlink>
        </w:p>
        <w:p w14:paraId="1371295F" w14:textId="49F4ABA2"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1" w:history="1">
            <w:r w:rsidRPr="00B55449">
              <w:rPr>
                <w:rStyle w:val="Hyperlink"/>
                <w:noProof/>
              </w:rPr>
              <w:t>1.2.3</w:t>
            </w:r>
            <w:r>
              <w:rPr>
                <w:rFonts w:eastAsiaTheme="minorEastAsia"/>
                <w:noProof/>
                <w:kern w:val="2"/>
                <w:sz w:val="24"/>
                <w:szCs w:val="24"/>
                <w:lang w:eastAsia="nl-NL"/>
                <w14:ligatures w14:val="standardContextual"/>
              </w:rPr>
              <w:tab/>
            </w:r>
            <w:r w:rsidRPr="00B55449">
              <w:rPr>
                <w:rStyle w:val="Hyperlink"/>
                <w:noProof/>
              </w:rPr>
              <w:t>Software</w:t>
            </w:r>
            <w:r>
              <w:rPr>
                <w:noProof/>
                <w:webHidden/>
              </w:rPr>
              <w:tab/>
            </w:r>
            <w:r>
              <w:rPr>
                <w:noProof/>
                <w:webHidden/>
              </w:rPr>
              <w:fldChar w:fldCharType="begin"/>
            </w:r>
            <w:r>
              <w:rPr>
                <w:noProof/>
                <w:webHidden/>
              </w:rPr>
              <w:instrText xml:space="preserve"> PAGEREF _Toc229045711 \h </w:instrText>
            </w:r>
            <w:r>
              <w:rPr>
                <w:noProof/>
                <w:webHidden/>
              </w:rPr>
            </w:r>
            <w:r>
              <w:rPr>
                <w:noProof/>
                <w:webHidden/>
              </w:rPr>
              <w:fldChar w:fldCharType="separate"/>
            </w:r>
            <w:r>
              <w:rPr>
                <w:noProof/>
                <w:webHidden/>
              </w:rPr>
              <w:t>3</w:t>
            </w:r>
            <w:r>
              <w:rPr>
                <w:noProof/>
                <w:webHidden/>
              </w:rPr>
              <w:fldChar w:fldCharType="end"/>
            </w:r>
          </w:hyperlink>
        </w:p>
        <w:p w14:paraId="774CD536" w14:textId="455AFCD7"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2" w:history="1">
            <w:r w:rsidRPr="00B55449">
              <w:rPr>
                <w:rStyle w:val="Hyperlink"/>
                <w:noProof/>
              </w:rPr>
              <w:t>1.2.4</w:t>
            </w:r>
            <w:r>
              <w:rPr>
                <w:rFonts w:eastAsiaTheme="minorEastAsia"/>
                <w:noProof/>
                <w:kern w:val="2"/>
                <w:sz w:val="24"/>
                <w:szCs w:val="24"/>
                <w:lang w:eastAsia="nl-NL"/>
                <w14:ligatures w14:val="standardContextual"/>
              </w:rPr>
              <w:tab/>
            </w:r>
            <w:r w:rsidRPr="00B55449">
              <w:rPr>
                <w:rStyle w:val="Hyperlink"/>
                <w:noProof/>
              </w:rPr>
              <w:t>Grasshoppermodel</w:t>
            </w:r>
            <w:r>
              <w:rPr>
                <w:noProof/>
                <w:webHidden/>
              </w:rPr>
              <w:tab/>
            </w:r>
            <w:r>
              <w:rPr>
                <w:noProof/>
                <w:webHidden/>
              </w:rPr>
              <w:fldChar w:fldCharType="begin"/>
            </w:r>
            <w:r>
              <w:rPr>
                <w:noProof/>
                <w:webHidden/>
              </w:rPr>
              <w:instrText xml:space="preserve"> PAGEREF _Toc229045712 \h </w:instrText>
            </w:r>
            <w:r>
              <w:rPr>
                <w:noProof/>
                <w:webHidden/>
              </w:rPr>
            </w:r>
            <w:r>
              <w:rPr>
                <w:noProof/>
                <w:webHidden/>
              </w:rPr>
              <w:fldChar w:fldCharType="separate"/>
            </w:r>
            <w:r>
              <w:rPr>
                <w:noProof/>
                <w:webHidden/>
              </w:rPr>
              <w:t>4</w:t>
            </w:r>
            <w:r>
              <w:rPr>
                <w:noProof/>
                <w:webHidden/>
              </w:rPr>
              <w:fldChar w:fldCharType="end"/>
            </w:r>
          </w:hyperlink>
        </w:p>
        <w:p w14:paraId="599C5F31" w14:textId="4F55C14D"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13" w:history="1">
            <w:r w:rsidRPr="00B55449">
              <w:rPr>
                <w:rStyle w:val="Hyperlink"/>
                <w:noProof/>
              </w:rPr>
              <w:t>1.3</w:t>
            </w:r>
            <w:r>
              <w:rPr>
                <w:rFonts w:eastAsiaTheme="minorEastAsia"/>
                <w:noProof/>
                <w:kern w:val="2"/>
                <w:sz w:val="24"/>
                <w:szCs w:val="24"/>
                <w:lang w:eastAsia="nl-NL"/>
                <w14:ligatures w14:val="standardContextual"/>
              </w:rPr>
              <w:tab/>
            </w:r>
            <w:r w:rsidRPr="00B55449">
              <w:rPr>
                <w:rStyle w:val="Hyperlink"/>
                <w:noProof/>
              </w:rPr>
              <w:t>Proces</w:t>
            </w:r>
            <w:r>
              <w:rPr>
                <w:noProof/>
                <w:webHidden/>
              </w:rPr>
              <w:tab/>
            </w:r>
            <w:r>
              <w:rPr>
                <w:noProof/>
                <w:webHidden/>
              </w:rPr>
              <w:fldChar w:fldCharType="begin"/>
            </w:r>
            <w:r>
              <w:rPr>
                <w:noProof/>
                <w:webHidden/>
              </w:rPr>
              <w:instrText xml:space="preserve"> PAGEREF _Toc229045713 \h </w:instrText>
            </w:r>
            <w:r>
              <w:rPr>
                <w:noProof/>
                <w:webHidden/>
              </w:rPr>
            </w:r>
            <w:r>
              <w:rPr>
                <w:noProof/>
                <w:webHidden/>
              </w:rPr>
              <w:fldChar w:fldCharType="separate"/>
            </w:r>
            <w:r>
              <w:rPr>
                <w:noProof/>
                <w:webHidden/>
              </w:rPr>
              <w:t>5</w:t>
            </w:r>
            <w:r>
              <w:rPr>
                <w:noProof/>
                <w:webHidden/>
              </w:rPr>
              <w:fldChar w:fldCharType="end"/>
            </w:r>
          </w:hyperlink>
        </w:p>
        <w:p w14:paraId="5EFCCE44" w14:textId="2BF2CD12" w:rsidR="00AC2270" w:rsidRDefault="00AC2270">
          <w:pPr>
            <w:pStyle w:val="Inhopg1"/>
            <w:tabs>
              <w:tab w:val="left" w:pos="720"/>
              <w:tab w:val="right" w:leader="dot" w:pos="9579"/>
            </w:tabs>
            <w:rPr>
              <w:rFonts w:asciiTheme="minorHAnsi" w:eastAsiaTheme="minorEastAsia" w:hAnsiTheme="minorHAnsi" w:cstheme="minorBidi"/>
              <w:noProof/>
              <w:kern w:val="2"/>
              <w:sz w:val="24"/>
              <w:szCs w:val="24"/>
              <w:lang w:eastAsia="nl-NL"/>
              <w14:ligatures w14:val="standardContextual"/>
            </w:rPr>
          </w:pPr>
          <w:hyperlink w:anchor="_Toc229045714" w:history="1">
            <w:r w:rsidRPr="00B55449">
              <w:rPr>
                <w:rStyle w:val="Hyperlink"/>
                <w:noProof/>
              </w:rPr>
              <w:t>2.</w:t>
            </w:r>
            <w:r>
              <w:rPr>
                <w:rFonts w:asciiTheme="minorHAnsi" w:eastAsiaTheme="minorEastAsia" w:hAnsiTheme="minorHAnsi" w:cstheme="minorBidi"/>
                <w:noProof/>
                <w:kern w:val="2"/>
                <w:sz w:val="24"/>
                <w:szCs w:val="24"/>
                <w:lang w:eastAsia="nl-NL"/>
                <w14:ligatures w14:val="standardContextual"/>
              </w:rPr>
              <w:tab/>
            </w:r>
            <w:r w:rsidRPr="00B55449">
              <w:rPr>
                <w:rStyle w:val="Hyperlink"/>
                <w:noProof/>
              </w:rPr>
              <w:t>Detailhandleiding Energiesimulatie EWF</w:t>
            </w:r>
            <w:r>
              <w:rPr>
                <w:noProof/>
                <w:webHidden/>
              </w:rPr>
              <w:tab/>
            </w:r>
            <w:r>
              <w:rPr>
                <w:noProof/>
                <w:webHidden/>
              </w:rPr>
              <w:fldChar w:fldCharType="begin"/>
            </w:r>
            <w:r>
              <w:rPr>
                <w:noProof/>
                <w:webHidden/>
              </w:rPr>
              <w:instrText xml:space="preserve"> PAGEREF _Toc229045714 \h </w:instrText>
            </w:r>
            <w:r>
              <w:rPr>
                <w:noProof/>
                <w:webHidden/>
              </w:rPr>
            </w:r>
            <w:r>
              <w:rPr>
                <w:noProof/>
                <w:webHidden/>
              </w:rPr>
              <w:fldChar w:fldCharType="separate"/>
            </w:r>
            <w:r>
              <w:rPr>
                <w:noProof/>
                <w:webHidden/>
              </w:rPr>
              <w:t>6</w:t>
            </w:r>
            <w:r>
              <w:rPr>
                <w:noProof/>
                <w:webHidden/>
              </w:rPr>
              <w:fldChar w:fldCharType="end"/>
            </w:r>
          </w:hyperlink>
        </w:p>
        <w:p w14:paraId="2381DD06" w14:textId="71FE6901"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15" w:history="1">
            <w:r w:rsidRPr="00B55449">
              <w:rPr>
                <w:rStyle w:val="Hyperlink"/>
                <w:noProof/>
              </w:rPr>
              <w:t>2.1</w:t>
            </w:r>
            <w:r>
              <w:rPr>
                <w:rFonts w:eastAsiaTheme="minorEastAsia"/>
                <w:noProof/>
                <w:kern w:val="2"/>
                <w:sz w:val="24"/>
                <w:szCs w:val="24"/>
                <w:lang w:eastAsia="nl-NL"/>
                <w14:ligatures w14:val="standardContextual"/>
              </w:rPr>
              <w:tab/>
            </w:r>
            <w:r w:rsidRPr="00B55449">
              <w:rPr>
                <w:rStyle w:val="Hyperlink"/>
                <w:noProof/>
              </w:rPr>
              <w:t>Inleiding</w:t>
            </w:r>
            <w:r>
              <w:rPr>
                <w:noProof/>
                <w:webHidden/>
              </w:rPr>
              <w:tab/>
            </w:r>
            <w:r>
              <w:rPr>
                <w:noProof/>
                <w:webHidden/>
              </w:rPr>
              <w:fldChar w:fldCharType="begin"/>
            </w:r>
            <w:r>
              <w:rPr>
                <w:noProof/>
                <w:webHidden/>
              </w:rPr>
              <w:instrText xml:space="preserve"> PAGEREF _Toc229045715 \h </w:instrText>
            </w:r>
            <w:r>
              <w:rPr>
                <w:noProof/>
                <w:webHidden/>
              </w:rPr>
            </w:r>
            <w:r>
              <w:rPr>
                <w:noProof/>
                <w:webHidden/>
              </w:rPr>
              <w:fldChar w:fldCharType="separate"/>
            </w:r>
            <w:r>
              <w:rPr>
                <w:noProof/>
                <w:webHidden/>
              </w:rPr>
              <w:t>6</w:t>
            </w:r>
            <w:r>
              <w:rPr>
                <w:noProof/>
                <w:webHidden/>
              </w:rPr>
              <w:fldChar w:fldCharType="end"/>
            </w:r>
          </w:hyperlink>
        </w:p>
        <w:p w14:paraId="4808EC3F" w14:textId="0EBBA0E0"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16" w:history="1">
            <w:r w:rsidRPr="00B55449">
              <w:rPr>
                <w:rStyle w:val="Hyperlink"/>
                <w:noProof/>
              </w:rPr>
              <w:t>2.2</w:t>
            </w:r>
            <w:r>
              <w:rPr>
                <w:rFonts w:eastAsiaTheme="minorEastAsia"/>
                <w:noProof/>
                <w:kern w:val="2"/>
                <w:sz w:val="24"/>
                <w:szCs w:val="24"/>
                <w:lang w:eastAsia="nl-NL"/>
                <w14:ligatures w14:val="standardContextual"/>
              </w:rPr>
              <w:tab/>
            </w:r>
            <w:r w:rsidRPr="00B55449">
              <w:rPr>
                <w:rStyle w:val="Hyperlink"/>
                <w:noProof/>
              </w:rPr>
              <w:t>Werking van het Model</w:t>
            </w:r>
            <w:r>
              <w:rPr>
                <w:noProof/>
                <w:webHidden/>
              </w:rPr>
              <w:tab/>
            </w:r>
            <w:r>
              <w:rPr>
                <w:noProof/>
                <w:webHidden/>
              </w:rPr>
              <w:fldChar w:fldCharType="begin"/>
            </w:r>
            <w:r>
              <w:rPr>
                <w:noProof/>
                <w:webHidden/>
              </w:rPr>
              <w:instrText xml:space="preserve"> PAGEREF _Toc229045716 \h </w:instrText>
            </w:r>
            <w:r>
              <w:rPr>
                <w:noProof/>
                <w:webHidden/>
              </w:rPr>
            </w:r>
            <w:r>
              <w:rPr>
                <w:noProof/>
                <w:webHidden/>
              </w:rPr>
              <w:fldChar w:fldCharType="separate"/>
            </w:r>
            <w:r>
              <w:rPr>
                <w:noProof/>
                <w:webHidden/>
              </w:rPr>
              <w:t>6</w:t>
            </w:r>
            <w:r>
              <w:rPr>
                <w:noProof/>
                <w:webHidden/>
              </w:rPr>
              <w:fldChar w:fldCharType="end"/>
            </w:r>
          </w:hyperlink>
        </w:p>
        <w:p w14:paraId="195C0827" w14:textId="512B5DDB"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7" w:history="1">
            <w:r w:rsidRPr="00B55449">
              <w:rPr>
                <w:rStyle w:val="Hyperlink"/>
                <w:noProof/>
              </w:rPr>
              <w:t>2.2.1</w:t>
            </w:r>
            <w:r>
              <w:rPr>
                <w:rFonts w:eastAsiaTheme="minorEastAsia"/>
                <w:noProof/>
                <w:kern w:val="2"/>
                <w:sz w:val="24"/>
                <w:szCs w:val="24"/>
                <w:lang w:eastAsia="nl-NL"/>
                <w14:ligatures w14:val="standardContextual"/>
              </w:rPr>
              <w:tab/>
            </w:r>
            <w:r w:rsidRPr="00B55449">
              <w:rPr>
                <w:rStyle w:val="Hyperlink"/>
                <w:noProof/>
              </w:rPr>
              <w:t>Globale omschrijving van EWF</w:t>
            </w:r>
            <w:r>
              <w:rPr>
                <w:noProof/>
                <w:webHidden/>
              </w:rPr>
              <w:tab/>
            </w:r>
            <w:r>
              <w:rPr>
                <w:noProof/>
                <w:webHidden/>
              </w:rPr>
              <w:fldChar w:fldCharType="begin"/>
            </w:r>
            <w:r>
              <w:rPr>
                <w:noProof/>
                <w:webHidden/>
              </w:rPr>
              <w:instrText xml:space="preserve"> PAGEREF _Toc229045717 \h </w:instrText>
            </w:r>
            <w:r>
              <w:rPr>
                <w:noProof/>
                <w:webHidden/>
              </w:rPr>
            </w:r>
            <w:r>
              <w:rPr>
                <w:noProof/>
                <w:webHidden/>
              </w:rPr>
              <w:fldChar w:fldCharType="separate"/>
            </w:r>
            <w:r>
              <w:rPr>
                <w:noProof/>
                <w:webHidden/>
              </w:rPr>
              <w:t>6</w:t>
            </w:r>
            <w:r>
              <w:rPr>
                <w:noProof/>
                <w:webHidden/>
              </w:rPr>
              <w:fldChar w:fldCharType="end"/>
            </w:r>
          </w:hyperlink>
        </w:p>
        <w:p w14:paraId="7AB17CC8" w14:textId="64EC91AA"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8" w:history="1">
            <w:r w:rsidRPr="00B55449">
              <w:rPr>
                <w:rStyle w:val="Hyperlink"/>
                <w:noProof/>
              </w:rPr>
              <w:t>2.2.2</w:t>
            </w:r>
            <w:r>
              <w:rPr>
                <w:rFonts w:eastAsiaTheme="minorEastAsia"/>
                <w:noProof/>
                <w:kern w:val="2"/>
                <w:sz w:val="24"/>
                <w:szCs w:val="24"/>
                <w:lang w:eastAsia="nl-NL"/>
                <w14:ligatures w14:val="standardContextual"/>
              </w:rPr>
              <w:tab/>
            </w:r>
            <w:r w:rsidRPr="00B55449">
              <w:rPr>
                <w:rStyle w:val="Hyperlink"/>
                <w:noProof/>
              </w:rPr>
              <w:t>Uitgangspunt en onderdelen van het model</w:t>
            </w:r>
            <w:r>
              <w:rPr>
                <w:noProof/>
                <w:webHidden/>
              </w:rPr>
              <w:tab/>
            </w:r>
            <w:r>
              <w:rPr>
                <w:noProof/>
                <w:webHidden/>
              </w:rPr>
              <w:fldChar w:fldCharType="begin"/>
            </w:r>
            <w:r>
              <w:rPr>
                <w:noProof/>
                <w:webHidden/>
              </w:rPr>
              <w:instrText xml:space="preserve"> PAGEREF _Toc229045718 \h </w:instrText>
            </w:r>
            <w:r>
              <w:rPr>
                <w:noProof/>
                <w:webHidden/>
              </w:rPr>
            </w:r>
            <w:r>
              <w:rPr>
                <w:noProof/>
                <w:webHidden/>
              </w:rPr>
              <w:fldChar w:fldCharType="separate"/>
            </w:r>
            <w:r>
              <w:rPr>
                <w:noProof/>
                <w:webHidden/>
              </w:rPr>
              <w:t>6</w:t>
            </w:r>
            <w:r>
              <w:rPr>
                <w:noProof/>
                <w:webHidden/>
              </w:rPr>
              <w:fldChar w:fldCharType="end"/>
            </w:r>
          </w:hyperlink>
        </w:p>
        <w:p w14:paraId="060D02D7" w14:textId="3CF8D612" w:rsidR="00AC2270" w:rsidRDefault="00AC2270">
          <w:pPr>
            <w:pStyle w:val="Inhopg3"/>
            <w:tabs>
              <w:tab w:val="left" w:pos="1200"/>
              <w:tab w:val="right" w:leader="dot" w:pos="9579"/>
            </w:tabs>
            <w:rPr>
              <w:rFonts w:eastAsiaTheme="minorEastAsia"/>
              <w:noProof/>
              <w:kern w:val="2"/>
              <w:sz w:val="24"/>
              <w:szCs w:val="24"/>
              <w:lang w:eastAsia="nl-NL"/>
              <w14:ligatures w14:val="standardContextual"/>
            </w:rPr>
          </w:pPr>
          <w:hyperlink w:anchor="_Toc229045719" w:history="1">
            <w:r w:rsidRPr="00B55449">
              <w:rPr>
                <w:rStyle w:val="Hyperlink"/>
                <w:noProof/>
              </w:rPr>
              <w:t>2.2.3</w:t>
            </w:r>
            <w:r>
              <w:rPr>
                <w:rFonts w:eastAsiaTheme="minorEastAsia"/>
                <w:noProof/>
                <w:kern w:val="2"/>
                <w:sz w:val="24"/>
                <w:szCs w:val="24"/>
                <w:lang w:eastAsia="nl-NL"/>
                <w14:ligatures w14:val="standardContextual"/>
              </w:rPr>
              <w:tab/>
            </w:r>
            <w:r w:rsidRPr="00B55449">
              <w:rPr>
                <w:rStyle w:val="Hyperlink"/>
                <w:noProof/>
              </w:rPr>
              <w:t>Berekening van Energieverbruik en Regeling</w:t>
            </w:r>
            <w:r>
              <w:rPr>
                <w:noProof/>
                <w:webHidden/>
              </w:rPr>
              <w:tab/>
            </w:r>
            <w:r>
              <w:rPr>
                <w:noProof/>
                <w:webHidden/>
              </w:rPr>
              <w:fldChar w:fldCharType="begin"/>
            </w:r>
            <w:r>
              <w:rPr>
                <w:noProof/>
                <w:webHidden/>
              </w:rPr>
              <w:instrText xml:space="preserve"> PAGEREF _Toc229045719 \h </w:instrText>
            </w:r>
            <w:r>
              <w:rPr>
                <w:noProof/>
                <w:webHidden/>
              </w:rPr>
            </w:r>
            <w:r>
              <w:rPr>
                <w:noProof/>
                <w:webHidden/>
              </w:rPr>
              <w:fldChar w:fldCharType="separate"/>
            </w:r>
            <w:r>
              <w:rPr>
                <w:noProof/>
                <w:webHidden/>
              </w:rPr>
              <w:t>7</w:t>
            </w:r>
            <w:r>
              <w:rPr>
                <w:noProof/>
                <w:webHidden/>
              </w:rPr>
              <w:fldChar w:fldCharType="end"/>
            </w:r>
          </w:hyperlink>
        </w:p>
        <w:p w14:paraId="3C32A116" w14:textId="7FFB04FB"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0" w:history="1">
            <w:r w:rsidRPr="00B55449">
              <w:rPr>
                <w:rStyle w:val="Hyperlink"/>
                <w:noProof/>
              </w:rPr>
              <w:t>2.3</w:t>
            </w:r>
            <w:r>
              <w:rPr>
                <w:rFonts w:eastAsiaTheme="minorEastAsia"/>
                <w:noProof/>
                <w:kern w:val="2"/>
                <w:sz w:val="24"/>
                <w:szCs w:val="24"/>
                <w:lang w:eastAsia="nl-NL"/>
                <w14:ligatures w14:val="standardContextual"/>
              </w:rPr>
              <w:tab/>
            </w:r>
            <w:r w:rsidRPr="00B55449">
              <w:rPr>
                <w:rStyle w:val="Hyperlink"/>
                <w:noProof/>
              </w:rPr>
              <w:t>Uitvoeren van de simulatie</w:t>
            </w:r>
            <w:r>
              <w:rPr>
                <w:noProof/>
                <w:webHidden/>
              </w:rPr>
              <w:tab/>
            </w:r>
            <w:r>
              <w:rPr>
                <w:noProof/>
                <w:webHidden/>
              </w:rPr>
              <w:fldChar w:fldCharType="begin"/>
            </w:r>
            <w:r>
              <w:rPr>
                <w:noProof/>
                <w:webHidden/>
              </w:rPr>
              <w:instrText xml:space="preserve"> PAGEREF _Toc229045720 \h </w:instrText>
            </w:r>
            <w:r>
              <w:rPr>
                <w:noProof/>
                <w:webHidden/>
              </w:rPr>
            </w:r>
            <w:r>
              <w:rPr>
                <w:noProof/>
                <w:webHidden/>
              </w:rPr>
              <w:fldChar w:fldCharType="separate"/>
            </w:r>
            <w:r>
              <w:rPr>
                <w:noProof/>
                <w:webHidden/>
              </w:rPr>
              <w:t>8</w:t>
            </w:r>
            <w:r>
              <w:rPr>
                <w:noProof/>
                <w:webHidden/>
              </w:rPr>
              <w:fldChar w:fldCharType="end"/>
            </w:r>
          </w:hyperlink>
        </w:p>
        <w:p w14:paraId="7D5A9E8F" w14:textId="4A806D28"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1" w:history="1">
            <w:r w:rsidRPr="00B55449">
              <w:rPr>
                <w:rStyle w:val="Hyperlink"/>
                <w:noProof/>
              </w:rPr>
              <w:t>2.4</w:t>
            </w:r>
            <w:r>
              <w:rPr>
                <w:rFonts w:eastAsiaTheme="minorEastAsia"/>
                <w:noProof/>
                <w:kern w:val="2"/>
                <w:sz w:val="24"/>
                <w:szCs w:val="24"/>
                <w:lang w:eastAsia="nl-NL"/>
                <w14:ligatures w14:val="standardContextual"/>
              </w:rPr>
              <w:tab/>
            </w:r>
            <w:r w:rsidRPr="00B55449">
              <w:rPr>
                <w:rStyle w:val="Hyperlink"/>
                <w:noProof/>
              </w:rPr>
              <w:t>Parameters in de simulatie</w:t>
            </w:r>
            <w:r>
              <w:rPr>
                <w:noProof/>
                <w:webHidden/>
              </w:rPr>
              <w:tab/>
            </w:r>
            <w:r>
              <w:rPr>
                <w:noProof/>
                <w:webHidden/>
              </w:rPr>
              <w:fldChar w:fldCharType="begin"/>
            </w:r>
            <w:r>
              <w:rPr>
                <w:noProof/>
                <w:webHidden/>
              </w:rPr>
              <w:instrText xml:space="preserve"> PAGEREF _Toc229045721 \h </w:instrText>
            </w:r>
            <w:r>
              <w:rPr>
                <w:noProof/>
                <w:webHidden/>
              </w:rPr>
            </w:r>
            <w:r>
              <w:rPr>
                <w:noProof/>
                <w:webHidden/>
              </w:rPr>
              <w:fldChar w:fldCharType="separate"/>
            </w:r>
            <w:r>
              <w:rPr>
                <w:noProof/>
                <w:webHidden/>
              </w:rPr>
              <w:t>9</w:t>
            </w:r>
            <w:r>
              <w:rPr>
                <w:noProof/>
                <w:webHidden/>
              </w:rPr>
              <w:fldChar w:fldCharType="end"/>
            </w:r>
          </w:hyperlink>
        </w:p>
        <w:p w14:paraId="1881BE6D" w14:textId="5F663A47" w:rsidR="00AC2270" w:rsidRDefault="00AC2270">
          <w:pPr>
            <w:pStyle w:val="Inhopg1"/>
            <w:tabs>
              <w:tab w:val="left" w:pos="720"/>
              <w:tab w:val="right" w:leader="dot" w:pos="9579"/>
            </w:tabs>
            <w:rPr>
              <w:rFonts w:asciiTheme="minorHAnsi" w:eastAsiaTheme="minorEastAsia" w:hAnsiTheme="minorHAnsi" w:cstheme="minorBidi"/>
              <w:noProof/>
              <w:kern w:val="2"/>
              <w:sz w:val="24"/>
              <w:szCs w:val="24"/>
              <w:lang w:eastAsia="nl-NL"/>
              <w14:ligatures w14:val="standardContextual"/>
            </w:rPr>
          </w:pPr>
          <w:hyperlink w:anchor="_Toc229045722" w:history="1">
            <w:r w:rsidRPr="00B55449">
              <w:rPr>
                <w:rStyle w:val="Hyperlink"/>
                <w:noProof/>
              </w:rPr>
              <w:t>3.</w:t>
            </w:r>
            <w:r>
              <w:rPr>
                <w:rFonts w:asciiTheme="minorHAnsi" w:eastAsiaTheme="minorEastAsia" w:hAnsiTheme="minorHAnsi" w:cstheme="minorBidi"/>
                <w:noProof/>
                <w:kern w:val="2"/>
                <w:sz w:val="24"/>
                <w:szCs w:val="24"/>
                <w:lang w:eastAsia="nl-NL"/>
                <w14:ligatures w14:val="standardContextual"/>
              </w:rPr>
              <w:tab/>
            </w:r>
            <w:r w:rsidRPr="00B55449">
              <w:rPr>
                <w:rStyle w:val="Hyperlink"/>
                <w:noProof/>
              </w:rPr>
              <w:t>Detailhandleiding IFC-simulatie EWF</w:t>
            </w:r>
            <w:r>
              <w:rPr>
                <w:noProof/>
                <w:webHidden/>
              </w:rPr>
              <w:tab/>
            </w:r>
            <w:r>
              <w:rPr>
                <w:noProof/>
                <w:webHidden/>
              </w:rPr>
              <w:fldChar w:fldCharType="begin"/>
            </w:r>
            <w:r>
              <w:rPr>
                <w:noProof/>
                <w:webHidden/>
              </w:rPr>
              <w:instrText xml:space="preserve"> PAGEREF _Toc229045722 \h </w:instrText>
            </w:r>
            <w:r>
              <w:rPr>
                <w:noProof/>
                <w:webHidden/>
              </w:rPr>
            </w:r>
            <w:r>
              <w:rPr>
                <w:noProof/>
                <w:webHidden/>
              </w:rPr>
              <w:fldChar w:fldCharType="separate"/>
            </w:r>
            <w:r>
              <w:rPr>
                <w:noProof/>
                <w:webHidden/>
              </w:rPr>
              <w:t>12</w:t>
            </w:r>
            <w:r>
              <w:rPr>
                <w:noProof/>
                <w:webHidden/>
              </w:rPr>
              <w:fldChar w:fldCharType="end"/>
            </w:r>
          </w:hyperlink>
        </w:p>
        <w:p w14:paraId="4473136B" w14:textId="16ACDBE1"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3" w:history="1">
            <w:r w:rsidRPr="00B55449">
              <w:rPr>
                <w:rStyle w:val="Hyperlink"/>
                <w:noProof/>
              </w:rPr>
              <w:t>3.1</w:t>
            </w:r>
            <w:r>
              <w:rPr>
                <w:rFonts w:eastAsiaTheme="minorEastAsia"/>
                <w:noProof/>
                <w:kern w:val="2"/>
                <w:sz w:val="24"/>
                <w:szCs w:val="24"/>
                <w:lang w:eastAsia="nl-NL"/>
                <w14:ligatures w14:val="standardContextual"/>
              </w:rPr>
              <w:tab/>
            </w:r>
            <w:r w:rsidRPr="00B55449">
              <w:rPr>
                <w:rStyle w:val="Hyperlink"/>
                <w:noProof/>
              </w:rPr>
              <w:t>Doel gebouwmodel</w:t>
            </w:r>
            <w:r>
              <w:rPr>
                <w:noProof/>
                <w:webHidden/>
              </w:rPr>
              <w:tab/>
            </w:r>
            <w:r>
              <w:rPr>
                <w:noProof/>
                <w:webHidden/>
              </w:rPr>
              <w:fldChar w:fldCharType="begin"/>
            </w:r>
            <w:r>
              <w:rPr>
                <w:noProof/>
                <w:webHidden/>
              </w:rPr>
              <w:instrText xml:space="preserve"> PAGEREF _Toc229045723 \h </w:instrText>
            </w:r>
            <w:r>
              <w:rPr>
                <w:noProof/>
                <w:webHidden/>
              </w:rPr>
            </w:r>
            <w:r>
              <w:rPr>
                <w:noProof/>
                <w:webHidden/>
              </w:rPr>
              <w:fldChar w:fldCharType="separate"/>
            </w:r>
            <w:r>
              <w:rPr>
                <w:noProof/>
                <w:webHidden/>
              </w:rPr>
              <w:t>12</w:t>
            </w:r>
            <w:r>
              <w:rPr>
                <w:noProof/>
                <w:webHidden/>
              </w:rPr>
              <w:fldChar w:fldCharType="end"/>
            </w:r>
          </w:hyperlink>
        </w:p>
        <w:p w14:paraId="0DBCD614" w14:textId="2F2F622C"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4" w:history="1">
            <w:r w:rsidRPr="00B55449">
              <w:rPr>
                <w:rStyle w:val="Hyperlink"/>
                <w:noProof/>
              </w:rPr>
              <w:t>3.2</w:t>
            </w:r>
            <w:r>
              <w:rPr>
                <w:rFonts w:eastAsiaTheme="minorEastAsia"/>
                <w:noProof/>
                <w:kern w:val="2"/>
                <w:sz w:val="24"/>
                <w:szCs w:val="24"/>
                <w:lang w:eastAsia="nl-NL"/>
                <w14:ligatures w14:val="standardContextual"/>
              </w:rPr>
              <w:tab/>
            </w:r>
            <w:r w:rsidRPr="00B55449">
              <w:rPr>
                <w:rStyle w:val="Hyperlink"/>
                <w:noProof/>
              </w:rPr>
              <w:t>Het gebouw modelleren in Rhino</w:t>
            </w:r>
            <w:r>
              <w:rPr>
                <w:noProof/>
                <w:webHidden/>
              </w:rPr>
              <w:tab/>
            </w:r>
            <w:r>
              <w:rPr>
                <w:noProof/>
                <w:webHidden/>
              </w:rPr>
              <w:fldChar w:fldCharType="begin"/>
            </w:r>
            <w:r>
              <w:rPr>
                <w:noProof/>
                <w:webHidden/>
              </w:rPr>
              <w:instrText xml:space="preserve"> PAGEREF _Toc229045724 \h </w:instrText>
            </w:r>
            <w:r>
              <w:rPr>
                <w:noProof/>
                <w:webHidden/>
              </w:rPr>
            </w:r>
            <w:r>
              <w:rPr>
                <w:noProof/>
                <w:webHidden/>
              </w:rPr>
              <w:fldChar w:fldCharType="separate"/>
            </w:r>
            <w:r>
              <w:rPr>
                <w:noProof/>
                <w:webHidden/>
              </w:rPr>
              <w:t>12</w:t>
            </w:r>
            <w:r>
              <w:rPr>
                <w:noProof/>
                <w:webHidden/>
              </w:rPr>
              <w:fldChar w:fldCharType="end"/>
            </w:r>
          </w:hyperlink>
        </w:p>
        <w:p w14:paraId="206D6774" w14:textId="7637E15D"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5" w:history="1">
            <w:r w:rsidRPr="00B55449">
              <w:rPr>
                <w:rStyle w:val="Hyperlink"/>
                <w:noProof/>
              </w:rPr>
              <w:t>3.3</w:t>
            </w:r>
            <w:r>
              <w:rPr>
                <w:rFonts w:eastAsiaTheme="minorEastAsia"/>
                <w:noProof/>
                <w:kern w:val="2"/>
                <w:sz w:val="24"/>
                <w:szCs w:val="24"/>
                <w:lang w:eastAsia="nl-NL"/>
                <w14:ligatures w14:val="standardContextual"/>
              </w:rPr>
              <w:tab/>
            </w:r>
            <w:r w:rsidRPr="00B55449">
              <w:rPr>
                <w:rStyle w:val="Hyperlink"/>
                <w:noProof/>
              </w:rPr>
              <w:t>Punten toevoegen waar de EWF-componenten aan worden gekoppeld</w:t>
            </w:r>
            <w:r>
              <w:rPr>
                <w:noProof/>
                <w:webHidden/>
              </w:rPr>
              <w:tab/>
            </w:r>
            <w:r>
              <w:rPr>
                <w:noProof/>
                <w:webHidden/>
              </w:rPr>
              <w:fldChar w:fldCharType="begin"/>
            </w:r>
            <w:r>
              <w:rPr>
                <w:noProof/>
                <w:webHidden/>
              </w:rPr>
              <w:instrText xml:space="preserve"> PAGEREF _Toc229045725 \h </w:instrText>
            </w:r>
            <w:r>
              <w:rPr>
                <w:noProof/>
                <w:webHidden/>
              </w:rPr>
            </w:r>
            <w:r>
              <w:rPr>
                <w:noProof/>
                <w:webHidden/>
              </w:rPr>
              <w:fldChar w:fldCharType="separate"/>
            </w:r>
            <w:r>
              <w:rPr>
                <w:noProof/>
                <w:webHidden/>
              </w:rPr>
              <w:t>13</w:t>
            </w:r>
            <w:r>
              <w:rPr>
                <w:noProof/>
                <w:webHidden/>
              </w:rPr>
              <w:fldChar w:fldCharType="end"/>
            </w:r>
          </w:hyperlink>
        </w:p>
        <w:p w14:paraId="20268ABC" w14:textId="61E300BA"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6" w:history="1">
            <w:r w:rsidRPr="00B55449">
              <w:rPr>
                <w:rStyle w:val="Hyperlink"/>
                <w:noProof/>
              </w:rPr>
              <w:t>3.4</w:t>
            </w:r>
            <w:r>
              <w:rPr>
                <w:rFonts w:eastAsiaTheme="minorEastAsia"/>
                <w:noProof/>
                <w:kern w:val="2"/>
                <w:sz w:val="24"/>
                <w:szCs w:val="24"/>
                <w:lang w:eastAsia="nl-NL"/>
                <w14:ligatures w14:val="standardContextual"/>
              </w:rPr>
              <w:tab/>
            </w:r>
            <w:r w:rsidRPr="00B55449">
              <w:rPr>
                <w:rStyle w:val="Hyperlink"/>
                <w:noProof/>
              </w:rPr>
              <w:t>Vanuit Grasshopper de EWF-componenten koppelen aan de punten</w:t>
            </w:r>
            <w:r>
              <w:rPr>
                <w:noProof/>
                <w:webHidden/>
              </w:rPr>
              <w:tab/>
            </w:r>
            <w:r>
              <w:rPr>
                <w:noProof/>
                <w:webHidden/>
              </w:rPr>
              <w:fldChar w:fldCharType="begin"/>
            </w:r>
            <w:r>
              <w:rPr>
                <w:noProof/>
                <w:webHidden/>
              </w:rPr>
              <w:instrText xml:space="preserve"> PAGEREF _Toc229045726 \h </w:instrText>
            </w:r>
            <w:r>
              <w:rPr>
                <w:noProof/>
                <w:webHidden/>
              </w:rPr>
            </w:r>
            <w:r>
              <w:rPr>
                <w:noProof/>
                <w:webHidden/>
              </w:rPr>
              <w:fldChar w:fldCharType="separate"/>
            </w:r>
            <w:r>
              <w:rPr>
                <w:noProof/>
                <w:webHidden/>
              </w:rPr>
              <w:t>13</w:t>
            </w:r>
            <w:r>
              <w:rPr>
                <w:noProof/>
                <w:webHidden/>
              </w:rPr>
              <w:fldChar w:fldCharType="end"/>
            </w:r>
          </w:hyperlink>
        </w:p>
        <w:p w14:paraId="01A50D9E" w14:textId="78EBC80B"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7" w:history="1">
            <w:r w:rsidRPr="00B55449">
              <w:rPr>
                <w:rStyle w:val="Hyperlink"/>
                <w:noProof/>
              </w:rPr>
              <w:t>3.5</w:t>
            </w:r>
            <w:r>
              <w:rPr>
                <w:rFonts w:eastAsiaTheme="minorEastAsia"/>
                <w:noProof/>
                <w:kern w:val="2"/>
                <w:sz w:val="24"/>
                <w:szCs w:val="24"/>
                <w:lang w:eastAsia="nl-NL"/>
                <w14:ligatures w14:val="standardContextual"/>
              </w:rPr>
              <w:tab/>
            </w:r>
            <w:r w:rsidRPr="00B55449">
              <w:rPr>
                <w:rStyle w:val="Hyperlink"/>
                <w:noProof/>
              </w:rPr>
              <w:t>Dimensies EWF-componenten correct zetten</w:t>
            </w:r>
            <w:r>
              <w:rPr>
                <w:noProof/>
                <w:webHidden/>
              </w:rPr>
              <w:tab/>
            </w:r>
            <w:r>
              <w:rPr>
                <w:noProof/>
                <w:webHidden/>
              </w:rPr>
              <w:fldChar w:fldCharType="begin"/>
            </w:r>
            <w:r>
              <w:rPr>
                <w:noProof/>
                <w:webHidden/>
              </w:rPr>
              <w:instrText xml:space="preserve"> PAGEREF _Toc229045727 \h </w:instrText>
            </w:r>
            <w:r>
              <w:rPr>
                <w:noProof/>
                <w:webHidden/>
              </w:rPr>
            </w:r>
            <w:r>
              <w:rPr>
                <w:noProof/>
                <w:webHidden/>
              </w:rPr>
              <w:fldChar w:fldCharType="separate"/>
            </w:r>
            <w:r>
              <w:rPr>
                <w:noProof/>
                <w:webHidden/>
              </w:rPr>
              <w:t>15</w:t>
            </w:r>
            <w:r>
              <w:rPr>
                <w:noProof/>
                <w:webHidden/>
              </w:rPr>
              <w:fldChar w:fldCharType="end"/>
            </w:r>
          </w:hyperlink>
        </w:p>
        <w:p w14:paraId="3408062B" w14:textId="5665BC9F"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8" w:history="1">
            <w:r w:rsidRPr="00B55449">
              <w:rPr>
                <w:rStyle w:val="Hyperlink"/>
                <w:noProof/>
              </w:rPr>
              <w:t>3.6</w:t>
            </w:r>
            <w:r>
              <w:rPr>
                <w:rFonts w:eastAsiaTheme="minorEastAsia"/>
                <w:noProof/>
                <w:kern w:val="2"/>
                <w:sz w:val="24"/>
                <w:szCs w:val="24"/>
                <w:lang w:eastAsia="nl-NL"/>
                <w14:ligatures w14:val="standardContextual"/>
              </w:rPr>
              <w:tab/>
            </w:r>
            <w:r w:rsidRPr="00B55449">
              <w:rPr>
                <w:rStyle w:val="Hyperlink"/>
                <w:noProof/>
              </w:rPr>
              <w:t>EWF-componenten exporteren naar IFC</w:t>
            </w:r>
            <w:r>
              <w:rPr>
                <w:noProof/>
                <w:webHidden/>
              </w:rPr>
              <w:tab/>
            </w:r>
            <w:r>
              <w:rPr>
                <w:noProof/>
                <w:webHidden/>
              </w:rPr>
              <w:fldChar w:fldCharType="begin"/>
            </w:r>
            <w:r>
              <w:rPr>
                <w:noProof/>
                <w:webHidden/>
              </w:rPr>
              <w:instrText xml:space="preserve"> PAGEREF _Toc229045728 \h </w:instrText>
            </w:r>
            <w:r>
              <w:rPr>
                <w:noProof/>
                <w:webHidden/>
              </w:rPr>
            </w:r>
            <w:r>
              <w:rPr>
                <w:noProof/>
                <w:webHidden/>
              </w:rPr>
              <w:fldChar w:fldCharType="separate"/>
            </w:r>
            <w:r>
              <w:rPr>
                <w:noProof/>
                <w:webHidden/>
              </w:rPr>
              <w:t>15</w:t>
            </w:r>
            <w:r>
              <w:rPr>
                <w:noProof/>
                <w:webHidden/>
              </w:rPr>
              <w:fldChar w:fldCharType="end"/>
            </w:r>
          </w:hyperlink>
        </w:p>
        <w:p w14:paraId="32E17A10" w14:textId="2271D0D9" w:rsidR="00AC2270" w:rsidRDefault="00AC2270">
          <w:pPr>
            <w:pStyle w:val="Inhopg2"/>
            <w:tabs>
              <w:tab w:val="left" w:pos="960"/>
              <w:tab w:val="right" w:leader="dot" w:pos="9579"/>
            </w:tabs>
            <w:rPr>
              <w:rFonts w:eastAsiaTheme="minorEastAsia"/>
              <w:noProof/>
              <w:kern w:val="2"/>
              <w:sz w:val="24"/>
              <w:szCs w:val="24"/>
              <w:lang w:eastAsia="nl-NL"/>
              <w14:ligatures w14:val="standardContextual"/>
            </w:rPr>
          </w:pPr>
          <w:hyperlink w:anchor="_Toc229045729" w:history="1">
            <w:r w:rsidRPr="00B55449">
              <w:rPr>
                <w:rStyle w:val="Hyperlink"/>
                <w:noProof/>
              </w:rPr>
              <w:t>3.7</w:t>
            </w:r>
            <w:r>
              <w:rPr>
                <w:rFonts w:eastAsiaTheme="minorEastAsia"/>
                <w:noProof/>
                <w:kern w:val="2"/>
                <w:sz w:val="24"/>
                <w:szCs w:val="24"/>
                <w:lang w:eastAsia="nl-NL"/>
                <w14:ligatures w14:val="standardContextual"/>
              </w:rPr>
              <w:tab/>
            </w:r>
            <w:r w:rsidRPr="00B55449">
              <w:rPr>
                <w:rStyle w:val="Hyperlink"/>
                <w:noProof/>
              </w:rPr>
              <w:t>Berekening exporteren</w:t>
            </w:r>
            <w:r>
              <w:rPr>
                <w:noProof/>
                <w:webHidden/>
              </w:rPr>
              <w:tab/>
            </w:r>
            <w:r>
              <w:rPr>
                <w:noProof/>
                <w:webHidden/>
              </w:rPr>
              <w:fldChar w:fldCharType="begin"/>
            </w:r>
            <w:r>
              <w:rPr>
                <w:noProof/>
                <w:webHidden/>
              </w:rPr>
              <w:instrText xml:space="preserve"> PAGEREF _Toc229045729 \h </w:instrText>
            </w:r>
            <w:r>
              <w:rPr>
                <w:noProof/>
                <w:webHidden/>
              </w:rPr>
            </w:r>
            <w:r>
              <w:rPr>
                <w:noProof/>
                <w:webHidden/>
              </w:rPr>
              <w:fldChar w:fldCharType="separate"/>
            </w:r>
            <w:r>
              <w:rPr>
                <w:noProof/>
                <w:webHidden/>
              </w:rPr>
              <w:t>16</w:t>
            </w:r>
            <w:r>
              <w:rPr>
                <w:noProof/>
                <w:webHidden/>
              </w:rPr>
              <w:fldChar w:fldCharType="end"/>
            </w:r>
          </w:hyperlink>
        </w:p>
        <w:p w14:paraId="0F148002" w14:textId="746E9D19" w:rsidR="00AC2270" w:rsidRDefault="00AC2270">
          <w:pPr>
            <w:pStyle w:val="Inhopg1"/>
            <w:tabs>
              <w:tab w:val="right" w:leader="dot" w:pos="9579"/>
            </w:tabs>
            <w:rPr>
              <w:rFonts w:asciiTheme="minorHAnsi" w:eastAsiaTheme="minorEastAsia" w:hAnsiTheme="minorHAnsi" w:cstheme="minorBidi"/>
              <w:noProof/>
              <w:kern w:val="2"/>
              <w:sz w:val="24"/>
              <w:szCs w:val="24"/>
              <w:lang w:eastAsia="nl-NL"/>
              <w14:ligatures w14:val="standardContextual"/>
            </w:rPr>
          </w:pPr>
          <w:hyperlink w:anchor="_Toc229045730" w:history="1">
            <w:r w:rsidRPr="00B55449">
              <w:rPr>
                <w:rStyle w:val="Hyperlink"/>
                <w:noProof/>
              </w:rPr>
              <w:t>Bijlage 1. Voorbeeld EWF</w:t>
            </w:r>
            <w:r w:rsidRPr="00B55449">
              <w:rPr>
                <w:rStyle w:val="Hyperlink"/>
                <w:noProof/>
                <w:spacing w:val="-21"/>
              </w:rPr>
              <w:t xml:space="preserve"> </w:t>
            </w:r>
            <w:r w:rsidRPr="00B55449">
              <w:rPr>
                <w:rStyle w:val="Hyperlink"/>
                <w:noProof/>
              </w:rPr>
              <w:t>simulatie.</w:t>
            </w:r>
            <w:r>
              <w:rPr>
                <w:noProof/>
                <w:webHidden/>
              </w:rPr>
              <w:tab/>
            </w:r>
            <w:r>
              <w:rPr>
                <w:noProof/>
                <w:webHidden/>
              </w:rPr>
              <w:fldChar w:fldCharType="begin"/>
            </w:r>
            <w:r>
              <w:rPr>
                <w:noProof/>
                <w:webHidden/>
              </w:rPr>
              <w:instrText xml:space="preserve"> PAGEREF _Toc229045730 \h </w:instrText>
            </w:r>
            <w:r>
              <w:rPr>
                <w:noProof/>
                <w:webHidden/>
              </w:rPr>
            </w:r>
            <w:r>
              <w:rPr>
                <w:noProof/>
                <w:webHidden/>
              </w:rPr>
              <w:fldChar w:fldCharType="separate"/>
            </w:r>
            <w:r>
              <w:rPr>
                <w:noProof/>
                <w:webHidden/>
              </w:rPr>
              <w:t>18</w:t>
            </w:r>
            <w:r>
              <w:rPr>
                <w:noProof/>
                <w:webHidden/>
              </w:rPr>
              <w:fldChar w:fldCharType="end"/>
            </w:r>
          </w:hyperlink>
        </w:p>
        <w:p w14:paraId="207F93CC" w14:textId="242F8B82" w:rsidR="00AC2270" w:rsidRDefault="00AC2270">
          <w:pPr>
            <w:pStyle w:val="Inhopg1"/>
            <w:tabs>
              <w:tab w:val="right" w:leader="dot" w:pos="9579"/>
            </w:tabs>
            <w:rPr>
              <w:rFonts w:asciiTheme="minorHAnsi" w:eastAsiaTheme="minorEastAsia" w:hAnsiTheme="minorHAnsi" w:cstheme="minorBidi"/>
              <w:noProof/>
              <w:kern w:val="2"/>
              <w:sz w:val="24"/>
              <w:szCs w:val="24"/>
              <w:lang w:eastAsia="nl-NL"/>
              <w14:ligatures w14:val="standardContextual"/>
            </w:rPr>
          </w:pPr>
          <w:hyperlink w:anchor="_Toc229045731" w:history="1">
            <w:r w:rsidRPr="00B55449">
              <w:rPr>
                <w:rStyle w:val="Hyperlink"/>
                <w:noProof/>
              </w:rPr>
              <w:t>Bijlage 2: Weerbestand maken vanuit KNMI database</w:t>
            </w:r>
            <w:r>
              <w:rPr>
                <w:noProof/>
                <w:webHidden/>
              </w:rPr>
              <w:tab/>
            </w:r>
            <w:r>
              <w:rPr>
                <w:noProof/>
                <w:webHidden/>
              </w:rPr>
              <w:fldChar w:fldCharType="begin"/>
            </w:r>
            <w:r>
              <w:rPr>
                <w:noProof/>
                <w:webHidden/>
              </w:rPr>
              <w:instrText xml:space="preserve"> PAGEREF _Toc229045731 \h </w:instrText>
            </w:r>
            <w:r>
              <w:rPr>
                <w:noProof/>
                <w:webHidden/>
              </w:rPr>
            </w:r>
            <w:r>
              <w:rPr>
                <w:noProof/>
                <w:webHidden/>
              </w:rPr>
              <w:fldChar w:fldCharType="separate"/>
            </w:r>
            <w:r>
              <w:rPr>
                <w:noProof/>
                <w:webHidden/>
              </w:rPr>
              <w:t>24</w:t>
            </w:r>
            <w:r>
              <w:rPr>
                <w:noProof/>
                <w:webHidden/>
              </w:rPr>
              <w:fldChar w:fldCharType="end"/>
            </w:r>
          </w:hyperlink>
        </w:p>
        <w:p w14:paraId="4CC6CA1E" w14:textId="5955CABE" w:rsidR="000268B7" w:rsidRDefault="000268B7" w:rsidP="000268B7">
          <w:r>
            <w:rPr>
              <w:b/>
              <w:bCs/>
            </w:rPr>
            <w:fldChar w:fldCharType="end"/>
          </w:r>
        </w:p>
      </w:sdtContent>
    </w:sdt>
    <w:p w14:paraId="1CFFD1C4" w14:textId="77777777" w:rsidR="00760310" w:rsidRDefault="00760310">
      <w:pPr>
        <w:suppressAutoHyphens/>
        <w:spacing w:after="0" w:line="240" w:lineRule="auto"/>
        <w:rPr>
          <w:rFonts w:asciiTheme="majorHAnsi" w:eastAsiaTheme="majorEastAsia" w:hAnsiTheme="majorHAnsi" w:cstheme="majorBidi"/>
          <w:color w:val="2F5496" w:themeColor="accent1" w:themeShade="BF"/>
          <w:sz w:val="32"/>
          <w:szCs w:val="32"/>
        </w:rPr>
      </w:pPr>
      <w:r>
        <w:br w:type="page"/>
      </w:r>
    </w:p>
    <w:p w14:paraId="0574E95C" w14:textId="23E82C7F" w:rsidR="00FB1949" w:rsidRDefault="009B6089" w:rsidP="008077F5">
      <w:pPr>
        <w:pStyle w:val="Kop1"/>
      </w:pPr>
      <w:bookmarkStart w:id="1" w:name="_Toc229045706"/>
      <w:r>
        <w:lastRenderedPageBreak/>
        <w:t>Handleiding rekenmodel EWF-systee</w:t>
      </w:r>
      <w:r w:rsidR="0035668F">
        <w:t>m</w:t>
      </w:r>
      <w:bookmarkEnd w:id="1"/>
    </w:p>
    <w:p w14:paraId="78DF1509" w14:textId="67B5CC1A" w:rsidR="0035668F" w:rsidRPr="00FA54BB" w:rsidRDefault="0035668F" w:rsidP="0035668F">
      <w:pPr>
        <w:rPr>
          <w:lang w:val="de-DE"/>
        </w:rPr>
      </w:pPr>
      <w:r w:rsidRPr="00FA54BB">
        <w:rPr>
          <w:lang w:val="de-DE"/>
        </w:rPr>
        <w:t>Auteur: Wiechert</w:t>
      </w:r>
      <w:r w:rsidR="00F33F0A" w:rsidRPr="00FA54BB">
        <w:rPr>
          <w:lang w:val="de-DE"/>
        </w:rPr>
        <w:t xml:space="preserve"> Eschbach</w:t>
      </w:r>
      <w:r w:rsidRPr="00FA54BB">
        <w:rPr>
          <w:lang w:val="de-DE"/>
        </w:rPr>
        <w:t>.</w:t>
      </w:r>
      <w:r w:rsidR="00A91B1C" w:rsidRPr="00FA54BB">
        <w:rPr>
          <w:lang w:val="de-DE"/>
        </w:rPr>
        <w:t xml:space="preserve"> Sep ’25 – Mar ‘26</w:t>
      </w:r>
    </w:p>
    <w:p w14:paraId="0574E95D" w14:textId="77777777" w:rsidR="00FB1949" w:rsidRDefault="009B6089" w:rsidP="008077F5">
      <w:pPr>
        <w:pStyle w:val="Kop2"/>
      </w:pPr>
      <w:bookmarkStart w:id="2" w:name="_Toc229045707"/>
      <w:r>
        <w:t>Inleiding</w:t>
      </w:r>
      <w:bookmarkEnd w:id="2"/>
    </w:p>
    <w:p w14:paraId="0574E95E" w14:textId="77777777" w:rsidR="00FB1949" w:rsidRDefault="009B6089">
      <w:r>
        <w:t xml:space="preserve">Dit document bevat de uitgangspunten en opzet van het gebouwmodel voor het berekenen van het Earth Wind &amp; </w:t>
      </w:r>
      <w:proofErr w:type="spellStart"/>
      <w:r>
        <w:t>Firesysteem</w:t>
      </w:r>
      <w:proofErr w:type="spellEnd"/>
      <w:r>
        <w:t xml:space="preserve"> (EWF-systeem). Het EWF-systeem is een concept voor natuurlijke ventilatie in een gebouw. Het systeem is beschreven in het Handboek EWF (</w:t>
      </w:r>
      <w:proofErr w:type="spellStart"/>
      <w:r>
        <w:t>Bronsema</w:t>
      </w:r>
      <w:proofErr w:type="spellEnd"/>
      <w:r>
        <w:t xml:space="preserve"> 2023).</w:t>
      </w:r>
    </w:p>
    <w:p w14:paraId="0574E95F" w14:textId="714C484B" w:rsidR="00FB1949" w:rsidRDefault="009B6089">
      <w:r>
        <w:t>In deze notitie wordt beschreven hoe de gebouwgegevens in een model worden opgezet en overgedragen aan de berekening in Grasshopper.</w:t>
      </w:r>
      <w:r w:rsidR="00970E3B">
        <w:t xml:space="preserve"> </w:t>
      </w:r>
      <w:r w:rsidR="00970E3B" w:rsidRPr="00474A21">
        <w:t>In dit eerste deel wordt het model globaal beschreven. Daarna volgen ged</w:t>
      </w:r>
      <w:r w:rsidR="00D7771D" w:rsidRPr="00474A21">
        <w:t>e</w:t>
      </w:r>
      <w:r w:rsidR="00970E3B" w:rsidRPr="00474A21">
        <w:t>tailleerdere handleidingen van het Energetisch deel van de simulatie waarmee de energetische prestaties worden berekend</w:t>
      </w:r>
      <w:r w:rsidR="008E0C46">
        <w:t xml:space="preserve"> en </w:t>
      </w:r>
      <w:r w:rsidR="00007F90">
        <w:t xml:space="preserve">van </w:t>
      </w:r>
      <w:r w:rsidR="00007F90" w:rsidRPr="00474A21">
        <w:t>het IFC deel, waarmee de componenten kunnen worden gevisualiseerd</w:t>
      </w:r>
      <w:r w:rsidR="0048208A" w:rsidRPr="00474A21">
        <w:t>. In de bijlage wordt stap-voor-stap een voorbeeld van een energetische simulatie beschreven</w:t>
      </w:r>
      <w:r w:rsidR="00B75DB2" w:rsidRPr="00474A21">
        <w:t>. Dit kan nuttig zijn om eerst een globale indruk te krijgen.</w:t>
      </w:r>
    </w:p>
    <w:p w14:paraId="0574E960" w14:textId="77777777" w:rsidR="00FB1949" w:rsidRDefault="009B6089" w:rsidP="008077F5">
      <w:pPr>
        <w:pStyle w:val="Kop2"/>
      </w:pPr>
      <w:bookmarkStart w:id="3" w:name="_Toc229045708"/>
      <w:r>
        <w:t>Uitgangspunten</w:t>
      </w:r>
      <w:bookmarkEnd w:id="3"/>
    </w:p>
    <w:p w14:paraId="0574E961" w14:textId="311F2881" w:rsidR="00FB1949" w:rsidRDefault="009B6089" w:rsidP="008077F5">
      <w:pPr>
        <w:pStyle w:val="Kop3"/>
      </w:pPr>
      <w:bookmarkStart w:id="4" w:name="_Toc229045709"/>
      <w:r>
        <w:t xml:space="preserve">Doel </w:t>
      </w:r>
      <w:r w:rsidR="002307F7">
        <w:t xml:space="preserve">van </w:t>
      </w:r>
      <w:r w:rsidR="00292E10">
        <w:t>het model</w:t>
      </w:r>
      <w:bookmarkEnd w:id="4"/>
    </w:p>
    <w:p w14:paraId="4843E3FE" w14:textId="77777777" w:rsidR="007E587D" w:rsidRDefault="009B6089">
      <w:pPr>
        <w:spacing w:after="0"/>
      </w:pPr>
      <w:r>
        <w:t>Het doel van het model</w:t>
      </w:r>
      <w:r w:rsidR="00292E10">
        <w:t xml:space="preserve"> is het bepalen of </w:t>
      </w:r>
      <w:r w:rsidR="00093323">
        <w:t>een EWF-systeem haalbaar is in een bestaand of nieuw gebouw. Het hart van het model is de berekening</w:t>
      </w:r>
      <w:r w:rsidR="003228AB">
        <w:t xml:space="preserve">. Deze berekening is modulair opgezet. Het is mogelijk om het EWF-systeem </w:t>
      </w:r>
      <w:r w:rsidR="008B2D85">
        <w:t>te ver</w:t>
      </w:r>
      <w:r w:rsidR="003228AB">
        <w:t>eenvoudig</w:t>
      </w:r>
      <w:r w:rsidR="008B2D85">
        <w:t>en</w:t>
      </w:r>
      <w:r w:rsidR="00695E1C">
        <w:t xml:space="preserve"> door een of meer modulen ‘over te slaan’</w:t>
      </w:r>
      <w:r w:rsidR="008B2D85">
        <w:t xml:space="preserve">. </w:t>
      </w:r>
      <w:r w:rsidR="00695E1C">
        <w:t>Met nadruk wordt opgemerkt dat dit alleen voor ervaren ingenieu</w:t>
      </w:r>
      <w:r w:rsidR="008D53B6">
        <w:t>rs en modelleurs kan worden gedaan. Het rekenmodel is open source</w:t>
      </w:r>
      <w:r w:rsidR="000A567B">
        <w:t xml:space="preserve">, aanpassingen zijn voor verantwoordelijkheid </w:t>
      </w:r>
      <w:r w:rsidR="007E587D">
        <w:t>van de gebruiker.</w:t>
      </w:r>
    </w:p>
    <w:p w14:paraId="21375FEA" w14:textId="77777777" w:rsidR="007E587D" w:rsidRDefault="007E587D">
      <w:pPr>
        <w:spacing w:after="0"/>
      </w:pPr>
    </w:p>
    <w:p w14:paraId="0574E962" w14:textId="5B410AD2" w:rsidR="00FB1949" w:rsidRDefault="003228AB">
      <w:pPr>
        <w:spacing w:after="0"/>
      </w:pPr>
      <w:r>
        <w:t>Er is een schil om</w:t>
      </w:r>
      <w:r w:rsidR="007E587D">
        <w:t xml:space="preserve"> het rekenhart gemaakt</w:t>
      </w:r>
      <w:r>
        <w:t xml:space="preserve"> om </w:t>
      </w:r>
      <w:r w:rsidR="007E587D">
        <w:t xml:space="preserve">bovengenoemde </w:t>
      </w:r>
      <w:r>
        <w:t>flexib</w:t>
      </w:r>
      <w:r w:rsidR="00EC41B1">
        <w:t>i</w:t>
      </w:r>
      <w:r>
        <w:t>l</w:t>
      </w:r>
      <w:r w:rsidR="00EC41B1">
        <w:t>iteit</w:t>
      </w:r>
      <w:r>
        <w:t xml:space="preserve"> te</w:t>
      </w:r>
      <w:r w:rsidR="00EC41B1">
        <w:t xml:space="preserve"> kunnen realiseren. In deze schil</w:t>
      </w:r>
      <w:r w:rsidR="001B63C4">
        <w:t xml:space="preserve"> (Grasshopper) zijn de invoerparameters zichtbaar </w:t>
      </w:r>
      <w:r w:rsidR="00EE4209">
        <w:t xml:space="preserve">en gelinkt aan diverse modulen. Daarnaast </w:t>
      </w:r>
      <w:r w:rsidR="009B6089">
        <w:t>is een visualisatie van de geometrie van het gebouw en de beoogde posities van de onderdelen van het EWF-systeem</w:t>
      </w:r>
      <w:r w:rsidR="00D12CA4">
        <w:t xml:space="preserve"> aanwezig</w:t>
      </w:r>
      <w:r w:rsidR="009B6089">
        <w:t>, voor zover deze van invloed zijn op het gebouw, te weten:</w:t>
      </w:r>
    </w:p>
    <w:p w14:paraId="0574E963" w14:textId="08E95CB5" w:rsidR="00FB1949" w:rsidRDefault="009B6089">
      <w:pPr>
        <w:pStyle w:val="Lijstalinea"/>
        <w:numPr>
          <w:ilvl w:val="0"/>
          <w:numId w:val="3"/>
        </w:numPr>
      </w:pPr>
      <w:r>
        <w:t xml:space="preserve">de </w:t>
      </w:r>
      <w:proofErr w:type="spellStart"/>
      <w:r w:rsidR="00970E3B">
        <w:t>venturi</w:t>
      </w:r>
      <w:proofErr w:type="spellEnd"/>
      <w:r>
        <w:t>;</w:t>
      </w:r>
    </w:p>
    <w:p w14:paraId="0574E964" w14:textId="77777777" w:rsidR="00FB1949" w:rsidRDefault="009B6089">
      <w:pPr>
        <w:pStyle w:val="Lijstalinea"/>
        <w:numPr>
          <w:ilvl w:val="0"/>
          <w:numId w:val="3"/>
        </w:numPr>
      </w:pPr>
      <w:r>
        <w:t>de drukkamer;</w:t>
      </w:r>
    </w:p>
    <w:p w14:paraId="0574E965" w14:textId="77777777" w:rsidR="00FB1949" w:rsidRDefault="009B6089">
      <w:pPr>
        <w:pStyle w:val="Lijstalinea"/>
        <w:numPr>
          <w:ilvl w:val="0"/>
          <w:numId w:val="3"/>
        </w:numPr>
      </w:pPr>
      <w:r>
        <w:t>de klimaatcascade;</w:t>
      </w:r>
    </w:p>
    <w:p w14:paraId="0574E966" w14:textId="77777777" w:rsidR="00FB1949" w:rsidRDefault="009B6089">
      <w:pPr>
        <w:pStyle w:val="Lijstalinea"/>
        <w:numPr>
          <w:ilvl w:val="0"/>
          <w:numId w:val="3"/>
        </w:numPr>
      </w:pPr>
      <w:r>
        <w:t>de zonneschoorsteen.</w:t>
      </w:r>
    </w:p>
    <w:p w14:paraId="0574E967" w14:textId="77777777" w:rsidR="00FB1949" w:rsidRDefault="009B6089">
      <w:r>
        <w:t>Het ontstane gebouwmodel hoort daarmee bij de (definitieve) berekening van het EWF-systeem en kan als referentie (in de vorm van een prestatiemodel) worden gebruikt. Voor de andere partijen in een EWF-project biedt de visualisatie houvast over afmetingen en positionering van de EWF-onderdelen.</w:t>
      </w:r>
    </w:p>
    <w:p w14:paraId="0574E969" w14:textId="77777777" w:rsidR="00FB1949" w:rsidRDefault="009B6089" w:rsidP="008077F5">
      <w:pPr>
        <w:pStyle w:val="Kop3"/>
      </w:pPr>
      <w:bookmarkStart w:id="5" w:name="_Toc229045710"/>
      <w:r>
        <w:t>Gebruikers</w:t>
      </w:r>
      <w:bookmarkEnd w:id="5"/>
    </w:p>
    <w:p w14:paraId="0574E96A" w14:textId="70E5E485" w:rsidR="00FB1949" w:rsidRDefault="009B6089">
      <w:r>
        <w:t xml:space="preserve">De gebruiker van de EWF-berekening en daarmee van het gebouwmodel is normaal gesproken een installatietechnisch engineer. Hoewel het mogelijk is, is het niet </w:t>
      </w:r>
      <w:r w:rsidR="004C7961">
        <w:t>nodig</w:t>
      </w:r>
      <w:r>
        <w:t xml:space="preserve"> het gebouwmodel vooraf door een modelleur te laten maken. Enerzijds is het een heel andere wijze van modelleren en anderzijds is het zo eenvoudig, dat een gebruiker van de EWF-berekening dat zonder veel kennis ook zelf kan maken.</w:t>
      </w:r>
    </w:p>
    <w:p w14:paraId="0574E96B" w14:textId="77777777" w:rsidR="00FB1949" w:rsidRDefault="009B6089" w:rsidP="008077F5">
      <w:pPr>
        <w:pStyle w:val="Kop3"/>
      </w:pPr>
      <w:bookmarkStart w:id="6" w:name="_Toc229045711"/>
      <w:r>
        <w:t>Software</w:t>
      </w:r>
      <w:bookmarkEnd w:id="6"/>
    </w:p>
    <w:p w14:paraId="0574E96C" w14:textId="3E7CB0E9" w:rsidR="00FB1949" w:rsidRDefault="009B6089">
      <w:r>
        <w:t xml:space="preserve">De EWF-tool is gemaakt met behulp van Grasshopper, een visueel programmeerprogramma. De berekeningen zijn geschreven in Python. De schil is gemaakt met Rhino, een 3D-modelleerprogramma. </w:t>
      </w:r>
    </w:p>
    <w:p w14:paraId="0574E96D" w14:textId="197DB86B" w:rsidR="00FB1949" w:rsidRDefault="009B6089">
      <w:r>
        <w:t xml:space="preserve">Grasshopper is een tool binnen Rhino en werkt met een Pythonversie als </w:t>
      </w:r>
      <w:proofErr w:type="spellStart"/>
      <w:r>
        <w:t>plugin</w:t>
      </w:r>
      <w:proofErr w:type="spellEnd"/>
      <w:r>
        <w:t>. Om de EWF-tool te kunnen gebruiken moet het softwarepakket Rhino worden aangeschaft (</w:t>
      </w:r>
      <w:hyperlink r:id="rId12">
        <w:r w:rsidR="00FB1949">
          <w:rPr>
            <w:rStyle w:val="Hyperlink"/>
          </w:rPr>
          <w:t>www.rhino3D.com</w:t>
        </w:r>
      </w:hyperlink>
      <w:r>
        <w:t xml:space="preserve">). Grasshopper en </w:t>
      </w:r>
      <w:r>
        <w:lastRenderedPageBreak/>
        <w:t xml:space="preserve">de benodigde </w:t>
      </w:r>
      <w:proofErr w:type="spellStart"/>
      <w:r>
        <w:t>plugins</w:t>
      </w:r>
      <w:proofErr w:type="spellEnd"/>
      <w:r>
        <w:t xml:space="preserve"> zijn open source en vaak vrij te gebruiken. </w:t>
      </w:r>
      <w:r w:rsidR="00A21BA3">
        <w:t xml:space="preserve">Om een IFC-model van de EWF-componenten te maken moet </w:t>
      </w:r>
      <w:r w:rsidR="007B56D2">
        <w:t xml:space="preserve">de </w:t>
      </w:r>
      <w:proofErr w:type="spellStart"/>
      <w:r w:rsidR="007B56D2">
        <w:t>plugin</w:t>
      </w:r>
      <w:proofErr w:type="spellEnd"/>
      <w:r w:rsidR="007B56D2">
        <w:t xml:space="preserve"> ‘</w:t>
      </w:r>
      <w:proofErr w:type="spellStart"/>
      <w:r w:rsidR="007B56D2">
        <w:t>ifcopenshell</w:t>
      </w:r>
      <w:proofErr w:type="spellEnd"/>
      <w:r w:rsidR="007B56D2">
        <w:t>’ worden geïnstalleerd (</w:t>
      </w:r>
      <w:hyperlink r:id="rId13" w:history="1">
        <w:r w:rsidR="00672FF5" w:rsidRPr="008D52DE">
          <w:rPr>
            <w:rStyle w:val="Hyperlink"/>
          </w:rPr>
          <w:t>www.food4rhino.com</w:t>
        </w:r>
      </w:hyperlink>
      <w:r w:rsidR="00672FF5">
        <w:t xml:space="preserve">, voor installatie: </w:t>
      </w:r>
      <w:r w:rsidR="007B56D2">
        <w:t>zie hoofdstuk 3).</w:t>
      </w:r>
    </w:p>
    <w:p w14:paraId="0574E96E" w14:textId="440E3871" w:rsidR="00FB1949" w:rsidRDefault="009B6089">
      <w:r>
        <w:t xml:space="preserve">Bij de start van het EWF-programma worden de juiste versies van de </w:t>
      </w:r>
      <w:r w:rsidR="007C2DCF">
        <w:t xml:space="preserve">overige </w:t>
      </w:r>
      <w:proofErr w:type="spellStart"/>
      <w:r>
        <w:t>plugins</w:t>
      </w:r>
      <w:proofErr w:type="spellEnd"/>
      <w:r>
        <w:t xml:space="preserve"> automatisch opgezocht en geladen. </w:t>
      </w:r>
    </w:p>
    <w:p w14:paraId="0574E96F" w14:textId="77777777" w:rsidR="00FB1949" w:rsidRDefault="009B6089" w:rsidP="008077F5">
      <w:pPr>
        <w:pStyle w:val="Kop3"/>
      </w:pPr>
      <w:bookmarkStart w:id="7" w:name="_Toc229045712"/>
      <w:proofErr w:type="spellStart"/>
      <w:r>
        <w:t>Grasshoppermodel</w:t>
      </w:r>
      <w:bookmarkEnd w:id="7"/>
      <w:proofErr w:type="spellEnd"/>
    </w:p>
    <w:p w14:paraId="0574E970" w14:textId="49E69426" w:rsidR="00FB1949" w:rsidRDefault="009B6089">
      <w:r>
        <w:t xml:space="preserve">Het </w:t>
      </w:r>
      <w:proofErr w:type="spellStart"/>
      <w:r>
        <w:t>Grasshoppermodel</w:t>
      </w:r>
      <w:proofErr w:type="spellEnd"/>
      <w:r>
        <w:t xml:space="preserve"> is een visuele programmeertool. In dit geval is een berekening van het EWF-gebouwconditioneringssysteem geprogrammeerd, dat is gekoppeld aan een aantal gebouwcomponenten. Deze gebouwcomponenten zijn onderdeel van het EWF-systeem. </w:t>
      </w:r>
    </w:p>
    <w:p w14:paraId="0574E971" w14:textId="75631489" w:rsidR="00FB1949" w:rsidRDefault="009B6089">
      <w:r>
        <w:t xml:space="preserve">Het </w:t>
      </w:r>
      <w:proofErr w:type="spellStart"/>
      <w:r>
        <w:t>Grasshoppermodel</w:t>
      </w:r>
      <w:proofErr w:type="spellEnd"/>
      <w:r>
        <w:t xml:space="preserve"> kent een viertal hoofdgebieden, te weten de inputvelden over de hele hoogte aan de linkerzijde, de plaatsing van de EWF-componenten aan de </w:t>
      </w:r>
      <w:proofErr w:type="spellStart"/>
      <w:r>
        <w:t>linkerbovenzijde</w:t>
      </w:r>
      <w:proofErr w:type="spellEnd"/>
      <w:r>
        <w:t xml:space="preserve">, de </w:t>
      </w:r>
      <w:r w:rsidR="000B1F84">
        <w:t xml:space="preserve">energetische </w:t>
      </w:r>
      <w:r>
        <w:t>berekening aan de rechterzijde en de IFC-export aan de linker onderzijde. In het gedeelte EWF-componenten is de input voor de dimensies opgenomen</w:t>
      </w:r>
      <w:r w:rsidR="00B903B1">
        <w:t xml:space="preserve"> (bovenste deel)</w:t>
      </w:r>
      <w:r>
        <w:t>.</w:t>
      </w:r>
      <w:r w:rsidR="00147B5A">
        <w:t xml:space="preserve"> </w:t>
      </w:r>
      <w:r w:rsidR="00596E33">
        <w:t xml:space="preserve">De energetische berekening en de IFC-export kunnen onafhankelijk van elkaar </w:t>
      </w:r>
      <w:r w:rsidR="00991428">
        <w:t>uitgevoerd</w:t>
      </w:r>
      <w:r w:rsidR="00596E33">
        <w:t xml:space="preserve"> worden,</w:t>
      </w:r>
      <w:r w:rsidR="009C430E">
        <w:t xml:space="preserve"> maar </w:t>
      </w:r>
      <w:r w:rsidR="006E06E4">
        <w:t>de</w:t>
      </w:r>
      <w:r w:rsidR="001A26B8">
        <w:t xml:space="preserve"> input van </w:t>
      </w:r>
      <w:r w:rsidR="009C430E">
        <w:t xml:space="preserve">de </w:t>
      </w:r>
      <w:r w:rsidR="006E06E4">
        <w:t>component-</w:t>
      </w:r>
      <w:r w:rsidR="009C430E">
        <w:t xml:space="preserve">dimensies </w:t>
      </w:r>
      <w:r w:rsidR="006E06E4">
        <w:t>wordt door beide gebruikt.</w:t>
      </w:r>
    </w:p>
    <w:p w14:paraId="0574E972" w14:textId="3F58DBBB" w:rsidR="00FB1949" w:rsidRDefault="00B52863">
      <w:pPr>
        <w:jc w:val="center"/>
        <w:pPrChange w:id="8" w:author="Oscar Somsen" w:date="2026-04-16T12:57:00Z" w16du:dateUtc="2026-04-16T10:57:00Z">
          <w:pPr/>
        </w:pPrChange>
      </w:pPr>
      <w:r>
        <w:rPr>
          <w:noProof/>
        </w:rPr>
        <mc:AlternateContent>
          <mc:Choice Requires="wpg">
            <w:drawing>
              <wp:inline distT="0" distB="0" distL="0" distR="0" wp14:anchorId="4EF26E06" wp14:editId="730986DB">
                <wp:extent cx="2193951" cy="1719072"/>
                <wp:effectExtent l="0" t="0" r="0" b="14605"/>
                <wp:docPr id="1006795101" name="Group 18"/>
                <wp:cNvGraphicFramePr/>
                <a:graphic xmlns:a="http://schemas.openxmlformats.org/drawingml/2006/main">
                  <a:graphicData uri="http://schemas.microsoft.com/office/word/2010/wordprocessingGroup">
                    <wpg:wgp>
                      <wpg:cNvGrpSpPr/>
                      <wpg:grpSpPr>
                        <a:xfrm>
                          <a:off x="0" y="0"/>
                          <a:ext cx="2193951" cy="1719072"/>
                          <a:chOff x="0" y="0"/>
                          <a:chExt cx="2193951" cy="1719072"/>
                        </a:xfrm>
                      </wpg:grpSpPr>
                      <wps:wsp>
                        <wps:cNvPr id="642589261" name="Rechthoek 5"/>
                        <wps:cNvSpPr/>
                        <wps:spPr>
                          <a:xfrm>
                            <a:off x="0" y="0"/>
                            <a:ext cx="603720" cy="1709280"/>
                          </a:xfrm>
                          <a:prstGeom prst="rect">
                            <a:avLst/>
                          </a:prstGeom>
                          <a:solidFill>
                            <a:srgbClr val="D1EC84"/>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wps:style>
                        <wps:bodyPr/>
                      </wps:wsp>
                      <wps:wsp>
                        <wps:cNvPr id="238503017" name="Rechthoek 6"/>
                        <wps:cNvSpPr/>
                        <wps:spPr>
                          <a:xfrm>
                            <a:off x="600710" y="6984"/>
                            <a:ext cx="598982" cy="1161416"/>
                          </a:xfrm>
                          <a:prstGeom prst="rect">
                            <a:avLst/>
                          </a:prstGeom>
                          <a:solidFill>
                            <a:srgbClr val="7030A0"/>
                          </a:solidFill>
                          <a:ln>
                            <a:solidFill>
                              <a:srgbClr val="000000"/>
                            </a:solidFill>
                          </a:ln>
                        </wps:spPr>
                        <wps:style>
                          <a:lnRef idx="2">
                            <a:schemeClr val="accent1">
                              <a:shade val="15000"/>
                            </a:schemeClr>
                          </a:lnRef>
                          <a:fillRef idx="1">
                            <a:schemeClr val="accent1"/>
                          </a:fillRef>
                          <a:effectRef idx="0">
                            <a:schemeClr val="accent1"/>
                          </a:effectRef>
                          <a:fontRef idx="minor"/>
                        </wps:style>
                        <wps:bodyPr/>
                      </wps:wsp>
                      <wps:wsp>
                        <wps:cNvPr id="479357594" name="Rechthoek 6"/>
                        <wps:cNvSpPr/>
                        <wps:spPr>
                          <a:xfrm>
                            <a:off x="603713" y="1176867"/>
                            <a:ext cx="1080720" cy="542205"/>
                          </a:xfrm>
                          <a:prstGeom prst="rect">
                            <a:avLst/>
                          </a:prstGeom>
                          <a:solidFill>
                            <a:schemeClr val="tx1">
                              <a:lumMod val="50000"/>
                              <a:lumOff val="50000"/>
                            </a:schemeClr>
                          </a:solidFill>
                          <a:ln>
                            <a:solidFill>
                              <a:srgbClr val="000000"/>
                            </a:solidFill>
                          </a:ln>
                        </wps:spPr>
                        <wps:style>
                          <a:lnRef idx="2">
                            <a:schemeClr val="accent1">
                              <a:shade val="15000"/>
                            </a:schemeClr>
                          </a:lnRef>
                          <a:fillRef idx="1">
                            <a:schemeClr val="accent1"/>
                          </a:fillRef>
                          <a:effectRef idx="0">
                            <a:schemeClr val="accent1"/>
                          </a:effectRef>
                          <a:fontRef idx="minor"/>
                        </wps:style>
                        <wps:bodyPr/>
                      </wps:wsp>
                      <wps:wsp>
                        <wps:cNvPr id="719265172" name="Rechthoek 6"/>
                        <wps:cNvSpPr/>
                        <wps:spPr>
                          <a:xfrm>
                            <a:off x="1210310" y="6349"/>
                            <a:ext cx="946080" cy="1161910"/>
                          </a:xfrm>
                          <a:prstGeom prst="rect">
                            <a:avLst/>
                          </a:prstGeom>
                          <a:solidFill>
                            <a:schemeClr val="bg2">
                              <a:lumMod val="90000"/>
                            </a:schemeClr>
                          </a:solidFill>
                          <a:ln>
                            <a:solidFill>
                              <a:srgbClr val="000000"/>
                            </a:solidFill>
                          </a:ln>
                        </wps:spPr>
                        <wps:style>
                          <a:lnRef idx="2">
                            <a:schemeClr val="accent1">
                              <a:shade val="15000"/>
                            </a:schemeClr>
                          </a:lnRef>
                          <a:fillRef idx="1">
                            <a:schemeClr val="accent1"/>
                          </a:fillRef>
                          <a:effectRef idx="0">
                            <a:schemeClr val="accent1"/>
                          </a:effectRef>
                          <a:fontRef idx="minor"/>
                        </wps:style>
                        <wps:bodyPr/>
                      </wps:wsp>
                      <wps:wsp>
                        <wps:cNvPr id="860893783" name="Tekstvak 2"/>
                        <wps:cNvSpPr/>
                        <wps:spPr>
                          <a:xfrm>
                            <a:off x="45720" y="167640"/>
                            <a:ext cx="508635" cy="386080"/>
                          </a:xfrm>
                          <a:prstGeom prst="rect">
                            <a:avLst/>
                          </a:prstGeom>
                          <a:noFill/>
                          <a:ln w="9525">
                            <a:noFill/>
                          </a:ln>
                        </wps:spPr>
                        <wps:style>
                          <a:lnRef idx="0">
                            <a:scrgbClr r="0" g="0" b="0"/>
                          </a:lnRef>
                          <a:fillRef idx="0">
                            <a:scrgbClr r="0" g="0" b="0"/>
                          </a:fillRef>
                          <a:effectRef idx="0">
                            <a:scrgbClr r="0" g="0" b="0"/>
                          </a:effectRef>
                          <a:fontRef idx="minor"/>
                        </wps:style>
                        <wps:txbx>
                          <w:txbxContent>
                            <w:p w14:paraId="3B6F28C8" w14:textId="77777777" w:rsidR="00B52863" w:rsidRPr="00B03016" w:rsidRDefault="00B52863" w:rsidP="00B52863">
                              <w:pPr>
                                <w:pStyle w:val="Frame-inhoud"/>
                              </w:pPr>
                              <w:r w:rsidRPr="00B03016">
                                <w:t>Input</w:t>
                              </w:r>
                            </w:p>
                          </w:txbxContent>
                        </wps:txbx>
                        <wps:bodyPr anchor="t">
                          <a:spAutoFit/>
                        </wps:bodyPr>
                      </wps:wsp>
                      <wps:wsp>
                        <wps:cNvPr id="609450596" name="Tekstvak 2"/>
                        <wps:cNvSpPr/>
                        <wps:spPr>
                          <a:xfrm>
                            <a:off x="591312" y="167640"/>
                            <a:ext cx="643890" cy="753745"/>
                          </a:xfrm>
                          <a:prstGeom prst="rect">
                            <a:avLst/>
                          </a:prstGeom>
                          <a:noFill/>
                          <a:ln w="9525">
                            <a:noFill/>
                          </a:ln>
                        </wps:spPr>
                        <wps:style>
                          <a:lnRef idx="0">
                            <a:scrgbClr r="0" g="0" b="0"/>
                          </a:lnRef>
                          <a:fillRef idx="0">
                            <a:scrgbClr r="0" g="0" b="0"/>
                          </a:fillRef>
                          <a:effectRef idx="0">
                            <a:scrgbClr r="0" g="0" b="0"/>
                          </a:effectRef>
                          <a:fontRef idx="minor"/>
                        </wps:style>
                        <wps:txbx>
                          <w:txbxContent>
                            <w:p w14:paraId="327C5BD8" w14:textId="77777777" w:rsidR="00B52863" w:rsidRDefault="00B52863" w:rsidP="00B52863">
                              <w:pPr>
                                <w:pStyle w:val="Frame-inhoud"/>
                                <w:rPr>
                                  <w:color w:val="FFFFFF" w:themeColor="background1"/>
                                </w:rPr>
                              </w:pPr>
                              <w:r>
                                <w:rPr>
                                  <w:color w:val="FFFFFF" w:themeColor="background1"/>
                                </w:rPr>
                                <w:t>EWF-componenten</w:t>
                              </w:r>
                            </w:p>
                          </w:txbxContent>
                        </wps:txbx>
                        <wps:bodyPr anchor="t">
                          <a:spAutoFit/>
                        </wps:bodyPr>
                      </wps:wsp>
                      <wps:wsp>
                        <wps:cNvPr id="2114769238" name="Tekstvak 2"/>
                        <wps:cNvSpPr/>
                        <wps:spPr>
                          <a:xfrm>
                            <a:off x="1188111" y="276148"/>
                            <a:ext cx="1005840" cy="701040"/>
                          </a:xfrm>
                          <a:prstGeom prst="rect">
                            <a:avLst/>
                          </a:prstGeom>
                          <a:noFill/>
                          <a:ln w="9525">
                            <a:noFill/>
                          </a:ln>
                        </wps:spPr>
                        <wps:style>
                          <a:lnRef idx="0">
                            <a:scrgbClr r="0" g="0" b="0"/>
                          </a:lnRef>
                          <a:fillRef idx="0">
                            <a:scrgbClr r="0" g="0" b="0"/>
                          </a:fillRef>
                          <a:effectRef idx="0">
                            <a:scrgbClr r="0" g="0" b="0"/>
                          </a:effectRef>
                          <a:fontRef idx="minor"/>
                        </wps:style>
                        <wps:txbx>
                          <w:txbxContent>
                            <w:p w14:paraId="67DC497B" w14:textId="77777777" w:rsidR="00B52863" w:rsidRDefault="00B52863">
                              <w:pPr>
                                <w:pStyle w:val="Frame-inhoud"/>
                                <w:jc w:val="center"/>
                                <w:pPrChange w:id="9" w:author="Oscar Somsen" w:date="2026-04-16T12:54:00Z" w16du:dateUtc="2026-04-16T10:54:00Z">
                                  <w:pPr>
                                    <w:pStyle w:val="Frame-inhoud"/>
                                  </w:pPr>
                                </w:pPrChange>
                              </w:pPr>
                              <w:r>
                                <w:t>Energetische Berekening</w:t>
                              </w:r>
                            </w:p>
                          </w:txbxContent>
                        </wps:txbx>
                        <wps:bodyPr wrap="square" anchor="t">
                          <a:noAutofit/>
                        </wps:bodyPr>
                      </wps:wsp>
                      <wps:wsp>
                        <wps:cNvPr id="1194167770" name="Tekstvak 2"/>
                        <wps:cNvSpPr/>
                        <wps:spPr>
                          <a:xfrm>
                            <a:off x="758613" y="1292837"/>
                            <a:ext cx="833755" cy="386080"/>
                          </a:xfrm>
                          <a:prstGeom prst="rect">
                            <a:avLst/>
                          </a:prstGeom>
                          <a:noFill/>
                          <a:ln w="9525">
                            <a:noFill/>
                          </a:ln>
                        </wps:spPr>
                        <wps:style>
                          <a:lnRef idx="0">
                            <a:scrgbClr r="0" g="0" b="0"/>
                          </a:lnRef>
                          <a:fillRef idx="0">
                            <a:scrgbClr r="0" g="0" b="0"/>
                          </a:fillRef>
                          <a:effectRef idx="0">
                            <a:scrgbClr r="0" g="0" b="0"/>
                          </a:effectRef>
                          <a:fontRef idx="minor"/>
                        </wps:style>
                        <wps:txbx>
                          <w:txbxContent>
                            <w:p w14:paraId="08FBCFA0" w14:textId="77777777" w:rsidR="00B52863" w:rsidRDefault="00B52863" w:rsidP="00B52863">
                              <w:pPr>
                                <w:pStyle w:val="Frame-inhoud"/>
                                <w:rPr>
                                  <w:color w:val="FFFFFF" w:themeColor="background1"/>
                                </w:rPr>
                              </w:pPr>
                              <w:r>
                                <w:rPr>
                                  <w:color w:val="FFFFFF" w:themeColor="background1"/>
                                </w:rPr>
                                <w:t>IFC-export</w:t>
                              </w:r>
                            </w:p>
                          </w:txbxContent>
                        </wps:txbx>
                        <wps:bodyPr anchor="t">
                          <a:spAutoFit/>
                        </wps:bodyPr>
                      </wps:wsp>
                    </wpg:wgp>
                  </a:graphicData>
                </a:graphic>
              </wp:inline>
            </w:drawing>
          </mc:Choice>
          <mc:Fallback>
            <w:pict>
              <v:group w14:anchorId="4EF26E06" id="Group 18" o:spid="_x0000_s1026" style="width:172.75pt;height:135.35pt;mso-position-horizontal-relative:char;mso-position-vertical-relative:line" coordsize="21939,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">
                <v:rect id="Rechthoek 5" o:spid="_x0000_s1027" style="position:absolute;width:6037;height:17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" fillcolor="#d1ec84" strokecolor="#e2efd9 [665]" strokeweight="1pt"/>
                <v:rect id="Rechthoek 6" o:spid="_x0000_s1028" style="position:absolute;left:6007;top:69;width:5989;height:1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" fillcolor="#7030a0" strokeweight="1pt"/>
                <v:rect id="Rechthoek 6" o:spid="_x0000_s1029" style="position:absolute;left:6037;top:11768;width:10807;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" fillcolor="gray [1629]" strokeweight="1pt"/>
                <v:rect id="Rechthoek 6" o:spid="_x0000_s1030" style="position:absolute;left:12103;top:63;width:9460;height:1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" fillcolor="#cfcdcd [2894]" strokeweight="1pt"/>
                <v:rect id="Tekstvak 2" o:spid="_x0000_s1031" style="position:absolute;left:457;top:1676;width:5086;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" filled="f" stroked="f">
                  <v:textbox style="mso-fit-shape-to-text:t">
                    <w:txbxContent>
                      <w:p w14:paraId="3B6F28C8" w14:textId="77777777" w:rsidR="00B52863" w:rsidRPr="00B03016" w:rsidRDefault="00B52863" w:rsidP="00B52863">
                        <w:pPr>
                          <w:pStyle w:val="Frame-inhoud"/>
                        </w:pPr>
                        <w:r w:rsidRPr="00B03016">
                          <w:t>Input</w:t>
                        </w:r>
                      </w:p>
                    </w:txbxContent>
                  </v:textbox>
                </v:rect>
                <v:rect id="Tekstvak 2" o:spid="_x0000_s1032" style="position:absolute;left:5913;top:1676;width:6439;height:7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" filled="f" stroked="f">
                  <v:textbox style="mso-fit-shape-to-text:t">
                    <w:txbxContent>
                      <w:p w14:paraId="327C5BD8" w14:textId="77777777" w:rsidR="00B52863" w:rsidRDefault="00B52863" w:rsidP="00B52863">
                        <w:pPr>
                          <w:pStyle w:val="Frame-inhoud"/>
                          <w:rPr>
                            <w:color w:val="FFFFFF" w:themeColor="background1"/>
                          </w:rPr>
                        </w:pPr>
                        <w:r>
                          <w:rPr>
                            <w:color w:val="FFFFFF" w:themeColor="background1"/>
                          </w:rPr>
                          <w:t>EWF-componenten</w:t>
                        </w:r>
                      </w:p>
                    </w:txbxContent>
                  </v:textbox>
                </v:rect>
                <v:rect id="Tekstvak 2" o:spid="_x0000_s1033" style="position:absolute;left:11881;top:2761;width:10058;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" filled="f" stroked="f">
                  <v:textbox>
                    <w:txbxContent>
                      <w:p w14:paraId="67DC497B" w14:textId="77777777" w:rsidR="00B52863" w:rsidRDefault="00B52863">
                        <w:pPr>
                          <w:pStyle w:val="Frame-inhoud"/>
                          <w:jc w:val="center"/>
                          <w:pPrChange w:id="10" w:author="Oscar Somsen" w:date="2026-04-16T12:54:00Z" w16du:dateUtc="2026-04-16T10:54:00Z">
                            <w:pPr>
                              <w:pStyle w:val="Frame-inhoud"/>
                            </w:pPr>
                          </w:pPrChange>
                        </w:pPr>
                        <w:r>
                          <w:t>Energetische Berekening</w:t>
                        </w:r>
                      </w:p>
                    </w:txbxContent>
                  </v:textbox>
                </v:rect>
                <v:rect id="Tekstvak 2" o:spid="_x0000_s1034" style="position:absolute;left:7586;top:12928;width:8337;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" filled="f" stroked="f">
                  <v:textbox style="mso-fit-shape-to-text:t">
                    <w:txbxContent>
                      <w:p w14:paraId="08FBCFA0" w14:textId="77777777" w:rsidR="00B52863" w:rsidRDefault="00B52863" w:rsidP="00B52863">
                        <w:pPr>
                          <w:pStyle w:val="Frame-inhoud"/>
                          <w:rPr>
                            <w:color w:val="FFFFFF" w:themeColor="background1"/>
                          </w:rPr>
                        </w:pPr>
                        <w:r>
                          <w:rPr>
                            <w:color w:val="FFFFFF" w:themeColor="background1"/>
                          </w:rPr>
                          <w:t>IFC-export</w:t>
                        </w:r>
                      </w:p>
                    </w:txbxContent>
                  </v:textbox>
                </v:rect>
                <w10:anchorlock/>
              </v:group>
            </w:pict>
          </mc:Fallback>
        </mc:AlternateContent>
      </w:r>
    </w:p>
    <w:p w14:paraId="0574E973" w14:textId="77777777" w:rsidR="00FB1949" w:rsidRDefault="009B6089" w:rsidP="00B52863">
      <w:pPr>
        <w:tabs>
          <w:tab w:val="left" w:pos="993"/>
        </w:tabs>
        <w:jc w:val="center"/>
        <w:rPr>
          <w:i/>
          <w:iCs/>
        </w:rPr>
      </w:pPr>
      <w:r>
        <w:rPr>
          <w:i/>
          <w:iCs/>
        </w:rPr>
        <w:t>Figuur 1</w:t>
      </w:r>
      <w:r>
        <w:rPr>
          <w:i/>
          <w:iCs/>
        </w:rPr>
        <w:tab/>
        <w:t xml:space="preserve">Positie hoofdonderdelen </w:t>
      </w:r>
      <w:proofErr w:type="spellStart"/>
      <w:r>
        <w:rPr>
          <w:i/>
          <w:iCs/>
        </w:rPr>
        <w:t>grasshoppermodel</w:t>
      </w:r>
      <w:proofErr w:type="spellEnd"/>
    </w:p>
    <w:p w14:paraId="3B06FB87" w14:textId="664DAEC3" w:rsidR="00427E3F" w:rsidRDefault="009B6089">
      <w:r>
        <w:t>Bovenin het programmeerveld is de knop ‘START BEREKENING’ rood gemarkeerd. Dit is een aan/uitknop, die default op ‘</w:t>
      </w:r>
      <w:proofErr w:type="spellStart"/>
      <w:r>
        <w:t>False</w:t>
      </w:r>
      <w:proofErr w:type="spellEnd"/>
      <w:r>
        <w:t>’ staat. Vul eerst alle gegevens in en start vervolgens de berekening door op deze knop te klikken.</w:t>
      </w:r>
      <w:r w:rsidR="003D1098">
        <w:t xml:space="preserve"> Wanneer de knop op ‘TRUE’ staat wordt </w:t>
      </w:r>
      <w:r w:rsidR="00CD5D81">
        <w:t xml:space="preserve">met de ingevoerde gegevens </w:t>
      </w:r>
      <w:r w:rsidR="003D1098">
        <w:t xml:space="preserve">voor een heel jaar in </w:t>
      </w:r>
      <w:proofErr w:type="spellStart"/>
      <w:r w:rsidR="003D1098">
        <w:t>uurvakken</w:t>
      </w:r>
      <w:proofErr w:type="spellEnd"/>
      <w:r w:rsidR="003D1098">
        <w:t xml:space="preserve"> </w:t>
      </w:r>
      <w:r w:rsidR="00CD5D81">
        <w:t>de toestand van de componenten berekend en het energieverbruik.</w:t>
      </w:r>
      <w:r w:rsidR="00427E3F">
        <w:t xml:space="preserve"> Onder de rekenknop staan twee knoppen voor de </w:t>
      </w:r>
      <w:r w:rsidR="00454675">
        <w:t>output,</w:t>
      </w:r>
      <w:r w:rsidR="00683088">
        <w:t xml:space="preserve"> te weten</w:t>
      </w:r>
      <w:r w:rsidR="00454675">
        <w:t xml:space="preserve"> de berekening in Excel en </w:t>
      </w:r>
      <w:r w:rsidR="00683088">
        <w:t xml:space="preserve">een IFC-export voor </w:t>
      </w:r>
      <w:r w:rsidR="00454675">
        <w:t>de EWF-componenten</w:t>
      </w:r>
      <w:r w:rsidR="00683088">
        <w:t>.</w:t>
      </w:r>
    </w:p>
    <w:p w14:paraId="0574E975" w14:textId="77777777" w:rsidR="00FB1949" w:rsidRDefault="009B6089">
      <w:r>
        <w:t>In Grasshopper zijn de EWF-onderdelen opgebouwd met behulp van het gereedschap ‘Domain Box’. Dat is vergelijkbaar met het begrip ‘</w:t>
      </w:r>
      <w:proofErr w:type="spellStart"/>
      <w:r>
        <w:t>space</w:t>
      </w:r>
      <w:proofErr w:type="spellEnd"/>
      <w:r>
        <w:t xml:space="preserve">’. Het startpunt is met het gereedschap ‘Point’ vastgelegd. De lengte, breedte en hoogte van het gebouw worden met </w:t>
      </w:r>
      <w:proofErr w:type="spellStart"/>
      <w:r>
        <w:t>sliders</w:t>
      </w:r>
      <w:proofErr w:type="spellEnd"/>
      <w:r>
        <w:t xml:space="preserve"> aangegeven.</w:t>
      </w:r>
    </w:p>
    <w:p w14:paraId="0574E976" w14:textId="3B137100" w:rsidR="00FB1949" w:rsidRDefault="009B6089">
      <w:r>
        <w:t xml:space="preserve">Het fysieke gebouw is een uitgangspunt. Het is niet zinvol om het hele gebouw nauwkeurig te modelleren, zeker als het een veelvormig gebouw is. Door het gebouw in Rhino schematisch te modelleren is goed zichtbaar waar de onderdelen van het EWF-systeem zich dan bevinden. Aan te bevelen is om een referentiepunt (nulpunt) af te spreken, dat uiteraard dan wel als punt in het </w:t>
      </w:r>
      <w:proofErr w:type="spellStart"/>
      <w:r>
        <w:t>Grasshoppermodel</w:t>
      </w:r>
      <w:proofErr w:type="spellEnd"/>
      <w:r>
        <w:t xml:space="preserve"> wordt opgenomen. Dit is een compatibele manier met het modelleren in andere pakketten. Als het </w:t>
      </w:r>
      <w:proofErr w:type="spellStart"/>
      <w:r>
        <w:t>Grasshoppermodel</w:t>
      </w:r>
      <w:proofErr w:type="spellEnd"/>
      <w:r>
        <w:t xml:space="preserve"> dan als IFC-model wordt geëxporteerd, dan kan het in een viewer op de juiste plaats worden gevisualiseerd.</w:t>
      </w:r>
    </w:p>
    <w:p w14:paraId="0574E977" w14:textId="77777777" w:rsidR="00FB1949" w:rsidRDefault="009B6089">
      <w:r>
        <w:lastRenderedPageBreak/>
        <w:t>De IFC-export fungeert als een communicatiemodel voor prestatie en controle, waarin de gewenste afmetingen en de positie van het EWF-systeem zijn verwerkt. Dit model is dan onderdeel van de berekening van het EWF-systeem. Het model kan gedurende het ontwerptraject worden gebruikt om de aanpassingen en wijzigingen van de andere partijen te controleren aan de uitgangspunten van het EWF-systeem. Export in IFC-formaat kan in clashsoftware vergeleken worden met het bouwkundig ontwerp. Controle kan dan geautomatiseerd worden.</w:t>
      </w:r>
    </w:p>
    <w:p w14:paraId="0574E978" w14:textId="515F174D" w:rsidR="00FB1949" w:rsidRDefault="009B6089">
      <w:r>
        <w:t xml:space="preserve">Uitgangspunt is dat in het parametermodel alleen wordt opgenomen wat nuttig is voor </w:t>
      </w:r>
      <w:r w:rsidR="00C008D0">
        <w:t>(</w:t>
      </w:r>
      <w:r>
        <w:t>de optimalisering</w:t>
      </w:r>
      <w:r w:rsidR="00C008D0">
        <w:t xml:space="preserve"> </w:t>
      </w:r>
      <w:r>
        <w:t>van</w:t>
      </w:r>
      <w:r w:rsidR="00C008D0">
        <w:t>)</w:t>
      </w:r>
      <w:r>
        <w:t xml:space="preserve"> het EWF-systeem. Alle andere visualisaties worden gemaakt in het softwarepakket Rhino. In hoofdstuk 3 wordt dieper ingegaan op het werken met het </w:t>
      </w:r>
      <w:proofErr w:type="spellStart"/>
      <w:r>
        <w:t>Grasshoppermodel</w:t>
      </w:r>
      <w:proofErr w:type="spellEnd"/>
      <w:r>
        <w:t>.</w:t>
      </w:r>
    </w:p>
    <w:p w14:paraId="0574E979" w14:textId="77777777" w:rsidR="00FB1949" w:rsidRDefault="009B6089" w:rsidP="001D4877">
      <w:pPr>
        <w:pStyle w:val="Kop2"/>
      </w:pPr>
      <w:bookmarkStart w:id="11" w:name="_Toc229045713"/>
      <w:r>
        <w:t>Proces</w:t>
      </w:r>
      <w:bookmarkEnd w:id="11"/>
    </w:p>
    <w:p w14:paraId="0574E97A" w14:textId="77777777" w:rsidR="00FB1949" w:rsidRDefault="009B6089">
      <w:r>
        <w:t>Om de berekening te kunnen starten moeten een aantal handelingen worden uitgevoerd. De berekening is aan een gebouw gerelateerd en daarom moet het gebouw worden gemaakt. De onderstaande stappen vormen samen de berekening:</w:t>
      </w:r>
    </w:p>
    <w:p w14:paraId="0574E97B" w14:textId="77777777" w:rsidR="00FB1949" w:rsidRDefault="009B6089">
      <w:pPr>
        <w:pStyle w:val="Lijstalinea"/>
        <w:numPr>
          <w:ilvl w:val="0"/>
          <w:numId w:val="6"/>
        </w:numPr>
      </w:pPr>
      <w:r>
        <w:t>Het gebouw modelleren in Rhino</w:t>
      </w:r>
    </w:p>
    <w:p w14:paraId="0574E97C" w14:textId="77777777" w:rsidR="00FB1949" w:rsidRDefault="009B6089">
      <w:pPr>
        <w:pStyle w:val="Lijstalinea"/>
        <w:numPr>
          <w:ilvl w:val="0"/>
          <w:numId w:val="6"/>
        </w:numPr>
      </w:pPr>
      <w:r>
        <w:t>Punten toevoegen waar de EWF-componenten aan worden gekoppeld</w:t>
      </w:r>
    </w:p>
    <w:p w14:paraId="0574E97D" w14:textId="77777777" w:rsidR="00FB1949" w:rsidRDefault="009B6089">
      <w:pPr>
        <w:pStyle w:val="Lijstalinea"/>
        <w:numPr>
          <w:ilvl w:val="0"/>
          <w:numId w:val="6"/>
        </w:numPr>
      </w:pPr>
      <w:r>
        <w:t>Vanuit Grasshopper de EWF-componenten koppelen aan de punten</w:t>
      </w:r>
    </w:p>
    <w:p w14:paraId="0574E97E" w14:textId="77777777" w:rsidR="00FB1949" w:rsidRDefault="009B6089">
      <w:pPr>
        <w:pStyle w:val="Lijstalinea"/>
        <w:numPr>
          <w:ilvl w:val="0"/>
          <w:numId w:val="6"/>
        </w:numPr>
      </w:pPr>
      <w:r>
        <w:t>Dimensies EWF-componenten correct zetten</w:t>
      </w:r>
    </w:p>
    <w:p w14:paraId="0574E97F" w14:textId="77777777" w:rsidR="00FB1949" w:rsidRDefault="009B6089">
      <w:pPr>
        <w:pStyle w:val="Lijstalinea"/>
        <w:numPr>
          <w:ilvl w:val="0"/>
          <w:numId w:val="6"/>
        </w:numPr>
      </w:pPr>
      <w:r>
        <w:t>Rekengegevens toevoegen</w:t>
      </w:r>
    </w:p>
    <w:p w14:paraId="0574E980" w14:textId="42269D10" w:rsidR="00FB1949" w:rsidRDefault="000A7853">
      <w:pPr>
        <w:pStyle w:val="Lijstalinea"/>
        <w:numPr>
          <w:ilvl w:val="0"/>
          <w:numId w:val="6"/>
        </w:numPr>
      </w:pPr>
      <w:r>
        <w:t>Energieb</w:t>
      </w:r>
      <w:del w:id="12" w:author="Oscar Somsen" w:date="2026-04-16T13:25:00Z" w16du:dateUtc="2026-04-16T11:25:00Z">
        <w:r w:rsidR="009B6089" w:rsidDel="000A7853">
          <w:delText>B</w:delText>
        </w:r>
      </w:del>
      <w:r w:rsidR="009B6089">
        <w:t>erekening starten</w:t>
      </w:r>
    </w:p>
    <w:p w14:paraId="0574E981" w14:textId="77777777" w:rsidR="00FB1949" w:rsidRDefault="009B6089">
      <w:pPr>
        <w:pStyle w:val="Lijstalinea"/>
        <w:numPr>
          <w:ilvl w:val="0"/>
          <w:numId w:val="6"/>
        </w:numPr>
      </w:pPr>
      <w:r>
        <w:t>Rekenresultaten exporteren</w:t>
      </w:r>
    </w:p>
    <w:p w14:paraId="0574E982" w14:textId="77777777" w:rsidR="00FB1949" w:rsidRDefault="009B6089">
      <w:pPr>
        <w:pStyle w:val="Lijstalinea"/>
        <w:numPr>
          <w:ilvl w:val="0"/>
          <w:numId w:val="6"/>
        </w:numPr>
      </w:pPr>
      <w:r>
        <w:t>EWF-componenten exporteren naar IFC</w:t>
      </w:r>
    </w:p>
    <w:p w14:paraId="38A3ADEA" w14:textId="77777777" w:rsidR="00115304" w:rsidRDefault="00115304">
      <w:pPr>
        <w:suppressAutoHyphens/>
        <w:spacing w:after="0" w:line="240" w:lineRule="auto"/>
        <w:rPr>
          <w:rFonts w:asciiTheme="majorHAnsi" w:eastAsiaTheme="majorEastAsia" w:hAnsiTheme="majorHAnsi" w:cstheme="majorBidi"/>
          <w:color w:val="2F5496" w:themeColor="accent1" w:themeShade="BF"/>
          <w:sz w:val="32"/>
          <w:szCs w:val="32"/>
        </w:rPr>
      </w:pPr>
      <w:r>
        <w:br w:type="page"/>
      </w:r>
    </w:p>
    <w:p w14:paraId="68E27083" w14:textId="4420C7F4" w:rsidR="00115304" w:rsidRDefault="00115304" w:rsidP="00115304">
      <w:pPr>
        <w:pStyle w:val="Kop1"/>
      </w:pPr>
      <w:bookmarkStart w:id="13" w:name="_Toc229045714"/>
      <w:r w:rsidRPr="00AF7C42">
        <w:lastRenderedPageBreak/>
        <w:t>Detai</w:t>
      </w:r>
      <w:r>
        <w:t>l</w:t>
      </w:r>
      <w:r w:rsidRPr="00AF7C42">
        <w:t>handleiding Energiesimulatie EWF</w:t>
      </w:r>
      <w:bookmarkEnd w:id="13"/>
    </w:p>
    <w:p w14:paraId="520352B1" w14:textId="4027057E" w:rsidR="00115304" w:rsidRPr="0035668F" w:rsidRDefault="00115304" w:rsidP="00115304">
      <w:r>
        <w:t xml:space="preserve">Auteur: Oscar Somsen. Mar – Apr </w:t>
      </w:r>
      <w:r w:rsidR="000F6E7D">
        <w:t>’</w:t>
      </w:r>
      <w:r>
        <w:t>26</w:t>
      </w:r>
      <w:r w:rsidR="000F6E7D">
        <w:t>, Jul ‘26</w:t>
      </w:r>
    </w:p>
    <w:p w14:paraId="648828DD" w14:textId="77777777" w:rsidR="00115304" w:rsidRPr="00AF7C42" w:rsidRDefault="00115304" w:rsidP="00115304">
      <w:pPr>
        <w:pStyle w:val="Kop2"/>
      </w:pPr>
      <w:bookmarkStart w:id="14" w:name="_Toc229045715"/>
      <w:r w:rsidRPr="00AF7C42">
        <w:t>Inleiding</w:t>
      </w:r>
      <w:bookmarkEnd w:id="14"/>
    </w:p>
    <w:p w14:paraId="56949AF3" w14:textId="638561FD" w:rsidR="00115304" w:rsidRDefault="00115304" w:rsidP="00115304">
      <w:pPr>
        <w:jc w:val="both"/>
      </w:pPr>
      <w:r>
        <w:t xml:space="preserve">In dit deel van de handleiding wordt het energetisch model voor EWF in meer detail beschreven. In het algemene deel van deze handleiding is al omschreven hoe gegevens van het gebouw en de componenten kunnen worden ingevoerd. In dit deel wordt verder ingegaan op de achtergronden en uitvoering van de energetische simulatie. </w:t>
      </w:r>
      <w:r w:rsidR="000C7921">
        <w:t xml:space="preserve">Als u de simulator voor het eerst gebruikt </w:t>
      </w:r>
      <w:r w:rsidR="00AB352E">
        <w:t>vindt u in b</w:t>
      </w:r>
      <w:r w:rsidR="0026476A">
        <w:t xml:space="preserve">ijlage 1 </w:t>
      </w:r>
      <w:r w:rsidR="00AB352E">
        <w:t>een stap-voor-stap overzicht hoe</w:t>
      </w:r>
      <w:r>
        <w:t xml:space="preserve"> een energiesimulatie </w:t>
      </w:r>
      <w:r w:rsidR="00AB352E">
        <w:t>in de praktijk wordt uitgevoerd.</w:t>
      </w:r>
    </w:p>
    <w:p w14:paraId="1E092F00" w14:textId="77777777" w:rsidR="00115304" w:rsidRDefault="00115304" w:rsidP="00115304">
      <w:pPr>
        <w:pStyle w:val="Kop2"/>
      </w:pPr>
      <w:bookmarkStart w:id="15" w:name="_Toc229045716"/>
      <w:r>
        <w:t>Werking van het Model</w:t>
      </w:r>
      <w:bookmarkEnd w:id="15"/>
    </w:p>
    <w:p w14:paraId="615CDADB" w14:textId="77777777" w:rsidR="00115304" w:rsidRPr="00CF0ECE" w:rsidRDefault="00115304" w:rsidP="00115304">
      <w:pPr>
        <w:pStyle w:val="Kop3"/>
      </w:pPr>
      <w:bookmarkStart w:id="16" w:name="_Toc229045717"/>
      <w:r w:rsidRPr="00CF0ECE">
        <w:t>Globale omschrijving van EWF</w:t>
      </w:r>
      <w:bookmarkEnd w:id="16"/>
    </w:p>
    <w:p w14:paraId="4244E4D1" w14:textId="53CBC087" w:rsidR="00115304" w:rsidRDefault="00115304" w:rsidP="00115304">
      <w:pPr>
        <w:jc w:val="both"/>
      </w:pPr>
      <w:r>
        <w:rPr>
          <w:noProof/>
        </w:rPr>
        <mc:AlternateContent>
          <mc:Choice Requires="wpg">
            <w:drawing>
              <wp:anchor distT="0" distB="0" distL="114300" distR="114300" simplePos="0" relativeHeight="251665408" behindDoc="0" locked="0" layoutInCell="1" allowOverlap="1" wp14:anchorId="6EE5856A" wp14:editId="763C259F">
                <wp:simplePos x="0" y="0"/>
                <wp:positionH relativeFrom="margin">
                  <wp:posOffset>2656840</wp:posOffset>
                </wp:positionH>
                <wp:positionV relativeFrom="paragraph">
                  <wp:posOffset>113665</wp:posOffset>
                </wp:positionV>
                <wp:extent cx="3275330" cy="3583305"/>
                <wp:effectExtent l="0" t="0" r="1270" b="0"/>
                <wp:wrapSquare wrapText="bothSides"/>
                <wp:docPr id="715303456" name="Groep 9"/>
                <wp:cNvGraphicFramePr/>
                <a:graphic xmlns:a="http://schemas.openxmlformats.org/drawingml/2006/main">
                  <a:graphicData uri="http://schemas.microsoft.com/office/word/2010/wordprocessingGroup">
                    <wpg:wgp>
                      <wpg:cNvGrpSpPr/>
                      <wpg:grpSpPr>
                        <a:xfrm>
                          <a:off x="0" y="0"/>
                          <a:ext cx="3275330" cy="3583305"/>
                          <a:chOff x="0" y="0"/>
                          <a:chExt cx="2810572" cy="2917283"/>
                        </a:xfrm>
                      </wpg:grpSpPr>
                      <pic:pic xmlns:pic="http://schemas.openxmlformats.org/drawingml/2006/picture">
                        <pic:nvPicPr>
                          <pic:cNvPr id="426536345" name="Afbeelding 895731165" descr="Uniek onderwijsgebouw via concurrentiegerichte dialoog | Stedebouw ..."/>
                          <pic:cNvPicPr>
                            <a:picLocks noChangeAspect="1"/>
                          </pic:cNvPicPr>
                        </pic:nvPicPr>
                        <pic:blipFill rotWithShape="1">
                          <a:blip r:embed="rId14" cstate="print"/>
                          <a:srcRect r="4304" b="4293"/>
                          <a:stretch/>
                        </pic:blipFill>
                        <pic:spPr bwMode="auto">
                          <a:xfrm>
                            <a:off x="0" y="0"/>
                            <a:ext cx="2810572" cy="2533974"/>
                          </a:xfrm>
                          <a:prstGeom prst="rect">
                            <a:avLst/>
                          </a:prstGeom>
                          <a:noFill/>
                          <a:ln>
                            <a:noFill/>
                          </a:ln>
                        </pic:spPr>
                      </pic:pic>
                      <wps:wsp>
                        <wps:cNvPr id="634066011" name="Text Box 9"/>
                        <wps:cNvSpPr txBox="1">
                          <a:spLocks noChangeArrowheads="1"/>
                        </wps:cNvSpPr>
                        <wps:spPr bwMode="auto">
                          <a:xfrm>
                            <a:off x="143696" y="2628321"/>
                            <a:ext cx="2543328" cy="288962"/>
                          </a:xfrm>
                          <a:prstGeom prst="rect">
                            <a:avLst/>
                          </a:prstGeom>
                          <a:solidFill>
                            <a:srgbClr val="FFFFFF"/>
                          </a:solidFill>
                          <a:ln>
                            <a:noFill/>
                          </a:ln>
                        </wps:spPr>
                        <wps:txbx>
                          <w:txbxContent>
                            <w:p w14:paraId="045C6D86" w14:textId="340A7E27" w:rsidR="00115304" w:rsidRPr="00513090" w:rsidRDefault="00115304" w:rsidP="000F6E7D">
                              <w:pPr>
                                <w:spacing w:after="200"/>
                                <w:jc w:val="center"/>
                                <w:rPr>
                                  <w:rFonts w:eastAsia="Aptos" w:cstheme="minorHAnsi"/>
                                  <w:i/>
                                  <w:iCs/>
                                  <w:color w:val="0E2841"/>
                                  <w:sz w:val="18"/>
                                  <w:szCs w:val="18"/>
                                </w:rPr>
                              </w:pPr>
                              <w:r w:rsidRPr="00513090">
                                <w:rPr>
                                  <w:rFonts w:eastAsia="Aptos" w:cstheme="minorHAnsi"/>
                                  <w:i/>
                                  <w:iCs/>
                                  <w:color w:val="0E2841"/>
                                  <w:sz w:val="18"/>
                                  <w:szCs w:val="18"/>
                                </w:rPr>
                                <w:t>Concept EWF [proefschrift Ben Bronsema]</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EE5856A" id="Groep 9" o:spid="_x0000_s1035" style="position:absolute;left:0;text-align:left;margin-left:209.2pt;margin-top:8.95pt;width:257.9pt;height:282.15pt;z-index:251665408;mso-position-horizontal-relative:margin;mso-position-vertical-relative:text;mso-width-relative:margin;mso-height-relative:margin" coordsize="28105,291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895731165" o:spid="_x0000_s1036" type="#_x0000_t75" alt="Uniek onderwijsgebouw via concurrentiegerichte dialoog | Stedebouw ..." style="position:absolute;width:28105;height:25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">
                  <v:imagedata r:id="rId15" o:title="Uniek onderwijsgebouw via concurrentiegerichte dialoog | Stedebouw .." cropbottom="2813f" cropright="2821f"/>
                </v:shape>
                <v:shapetype id="_x0000_t202" coordsize="21600,21600" o:spt="202" path="m,l,21600r21600,l21600,xe">
                  <v:stroke joinstyle="miter"/>
                  <v:path gradientshapeok="t" o:connecttype="rect"/>
                </v:shapetype>
                <v:shape id="Text Box 9" o:spid="_x0000_s1037" type="#_x0000_t202" style="position:absolute;left:1436;top:26283;width:2543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" stroked="f">
                  <v:textbox inset="0,0,0,0">
                    <w:txbxContent>
                      <w:p w14:paraId="045C6D86" w14:textId="340A7E27" w:rsidR="00115304" w:rsidRPr="00513090" w:rsidRDefault="00115304" w:rsidP="000F6E7D">
                        <w:pPr>
                          <w:spacing w:after="200"/>
                          <w:jc w:val="center"/>
                          <w:rPr>
                            <w:rFonts w:eastAsia="Aptos" w:cstheme="minorHAnsi"/>
                            <w:i/>
                            <w:iCs/>
                            <w:color w:val="0E2841"/>
                            <w:sz w:val="18"/>
                            <w:szCs w:val="18"/>
                          </w:rPr>
                        </w:pPr>
                        <w:r w:rsidRPr="00513090">
                          <w:rPr>
                            <w:rFonts w:eastAsia="Aptos" w:cstheme="minorHAnsi"/>
                            <w:i/>
                            <w:iCs/>
                            <w:color w:val="0E2841"/>
                            <w:sz w:val="18"/>
                            <w:szCs w:val="18"/>
                          </w:rPr>
                          <w:t>Concept EWF [proefschrift Ben Bronsema]</w:t>
                        </w:r>
                      </w:p>
                    </w:txbxContent>
                  </v:textbox>
                </v:shape>
                <w10:wrap type="square" anchorx="margin"/>
              </v:group>
            </w:pict>
          </mc:Fallback>
        </mc:AlternateContent>
      </w:r>
      <w:r>
        <w:t>Het EWF ken</w:t>
      </w:r>
      <w:r w:rsidR="00BD3AB2">
        <w:t>t</w:t>
      </w:r>
      <w:r>
        <w:t xml:space="preserve"> vier hoofdonderdelen. Drukkamer, </w:t>
      </w:r>
      <w:proofErr w:type="spellStart"/>
      <w:r>
        <w:t>KlimaatCascade</w:t>
      </w:r>
      <w:proofErr w:type="spellEnd"/>
      <w:r>
        <w:t xml:space="preserve">, </w:t>
      </w:r>
      <w:proofErr w:type="spellStart"/>
      <w:r>
        <w:t>Zonneschoorseen</w:t>
      </w:r>
      <w:proofErr w:type="spellEnd"/>
      <w:r>
        <w:t xml:space="preserve"> en </w:t>
      </w:r>
      <w:proofErr w:type="spellStart"/>
      <w:r>
        <w:t>Venturi</w:t>
      </w:r>
      <w:proofErr w:type="spellEnd"/>
      <w:r>
        <w:t xml:space="preserve"> Ejector. Zie de figuur hiernaast. De lucht betreedt het gebouw door de Drukkamer waarin kleppen kunnen worden geopend in de richting van de wind. Vervolgens stroomt de lucht door de verti</w:t>
      </w:r>
      <w:r w:rsidR="00A772CE">
        <w:t>c</w:t>
      </w:r>
      <w:r>
        <w:t xml:space="preserve">ale </w:t>
      </w:r>
      <w:proofErr w:type="spellStart"/>
      <w:r>
        <w:t>KlimaatCascade</w:t>
      </w:r>
      <w:proofErr w:type="spellEnd"/>
      <w:r>
        <w:t xml:space="preserve"> waarin sproeiers zorgen voor een kunstmatige regenbui die temperatuur en luchtvochtigheid beïnvloedt. Via een toevoerschacht wordt de lucht vervolgens verdeeld over de verdiepingen. Vanuit de verdiepingen wordt de lucht weer verzameld in de zogenaamde shunt(schacht) en naar beneden geleid naar de ingang van de </w:t>
      </w:r>
      <w:proofErr w:type="spellStart"/>
      <w:r>
        <w:t>ZonneSchoorsteen</w:t>
      </w:r>
      <w:proofErr w:type="spellEnd"/>
      <w:r>
        <w:t xml:space="preserve">. Door die schoorsteen stroomt de lucht weer naar boven terwijl het wordt verwarmd door zonlicht. Tot slot verlaat de lucht het gebouw via de </w:t>
      </w:r>
      <w:proofErr w:type="spellStart"/>
      <w:r>
        <w:t>Venturi</w:t>
      </w:r>
      <w:proofErr w:type="spellEnd"/>
      <w:r>
        <w:t xml:space="preserve"> Ejector waarin wind zorgt voor aanzuiging. De drukkamer en </w:t>
      </w:r>
      <w:proofErr w:type="spellStart"/>
      <w:r>
        <w:t>venturi</w:t>
      </w:r>
      <w:proofErr w:type="spellEnd"/>
      <w:r>
        <w:t xml:space="preserve"> ejector zijn meestal gecombineerd in één </w:t>
      </w:r>
      <w:proofErr w:type="spellStart"/>
      <w:r>
        <w:t>VentecDak</w:t>
      </w:r>
      <w:proofErr w:type="spellEnd"/>
      <w:r>
        <w:t>.</w:t>
      </w:r>
    </w:p>
    <w:p w14:paraId="680AF6EC" w14:textId="77777777" w:rsidR="00115304" w:rsidRDefault="00115304" w:rsidP="00115304">
      <w:pPr>
        <w:jc w:val="both"/>
      </w:pPr>
      <w:r>
        <w:t xml:space="preserve">Het systeem omvat ook drie warmtewisselaars. De zogenaamde </w:t>
      </w:r>
      <w:proofErr w:type="spellStart"/>
      <w:r>
        <w:t>Twin-Coil</w:t>
      </w:r>
      <w:proofErr w:type="spellEnd"/>
      <w:r>
        <w:t xml:space="preserve"> bevat twee warmtewisselaars onder het </w:t>
      </w:r>
      <w:proofErr w:type="spellStart"/>
      <w:r>
        <w:t>VentecDak</w:t>
      </w:r>
      <w:proofErr w:type="spellEnd"/>
      <w:r>
        <w:t xml:space="preserve"> waarvan één warmte opneemt uit de uitstromende lucht en de andere de warmte gebruikt om de instromende lucht op te warmen. Een derde warmtewisselaar, na de klimaatcascade, wordt gebruikt om de lucht na te verwarmen voordat het de gebruiksruimtes bereikt. EWF omvat ook twee sets hulpventilatoren voor aan- en afzuiging direct onder de </w:t>
      </w:r>
      <w:proofErr w:type="spellStart"/>
      <w:r>
        <w:t>twin</w:t>
      </w:r>
      <w:proofErr w:type="spellEnd"/>
      <w:r>
        <w:t xml:space="preserve"> </w:t>
      </w:r>
      <w:proofErr w:type="spellStart"/>
      <w:r>
        <w:t>coil</w:t>
      </w:r>
      <w:proofErr w:type="spellEnd"/>
      <w:r>
        <w:t xml:space="preserve">. De drukkast en (het vallende water in) de klimaatcascade zorgen voor aanzuiging. Dit beperkt het energiegebruik van de ventilator. Hetzelfde doet de trek van zonneschoorsteen en </w:t>
      </w:r>
      <w:proofErr w:type="spellStart"/>
      <w:r>
        <w:t>venturi</w:t>
      </w:r>
      <w:proofErr w:type="spellEnd"/>
      <w:r>
        <w:t xml:space="preserve"> bij de afvoer.</w:t>
      </w:r>
    </w:p>
    <w:p w14:paraId="07AFA324" w14:textId="77777777" w:rsidR="00115304" w:rsidRPr="00AF7C42" w:rsidRDefault="00115304" w:rsidP="00115304">
      <w:pPr>
        <w:pStyle w:val="Kop3"/>
      </w:pPr>
      <w:bookmarkStart w:id="17" w:name="_Toc229045718"/>
      <w:r w:rsidRPr="00AF7C42">
        <w:t>Uitgangspunt en onderdelen van het model</w:t>
      </w:r>
      <w:bookmarkEnd w:id="17"/>
    </w:p>
    <w:p w14:paraId="781242AA" w14:textId="116342D7" w:rsidR="00115304" w:rsidRDefault="00115304" w:rsidP="00115304">
      <w:pPr>
        <w:jc w:val="both"/>
      </w:pPr>
      <w:r>
        <w:t xml:space="preserve">Belangrijk uitgangspunt van het model is dat het alleen het ventilatiesysteem beschrijft. De verwarming op de verdiepingen is geen onderdeel van het model. De temperatuur waarmee de lucht de verdiepingen verlaat is een gegeven waarde. Ook het ventilatiedebiet is gegeven, bepaald door de bezetting van het gebouw. </w:t>
      </w:r>
      <w:r>
        <w:lastRenderedPageBreak/>
        <w:t>Gesimuleerd wordt een steady- state waarin de ventilatoren zijn zo geregeld dat het gevraagde debiet is bereikt.</w:t>
      </w:r>
      <w:r w:rsidR="00CF36A4">
        <w:t xml:space="preserve"> Door deze aanname kunnen de onderdelen van het systeem grotendeels los van elkaar gesimuleerd worden.</w:t>
      </w:r>
    </w:p>
    <w:tbl>
      <w:tblPr>
        <w:tblStyle w:val="Tabelraster"/>
        <w:tblpPr w:leftFromText="141" w:rightFromText="141" w:vertAnchor="text" w:horzAnchor="margin" w:tblpXSpec="right" w:tblpY="141"/>
        <w:tblOverlap w:val="never"/>
        <w:tblW w:w="0" w:type="auto"/>
        <w:tblLook w:val="04A0" w:firstRow="1" w:lastRow="0" w:firstColumn="1" w:lastColumn="0" w:noHBand="0" w:noVBand="1"/>
      </w:tblPr>
      <w:tblGrid>
        <w:gridCol w:w="5255"/>
      </w:tblGrid>
      <w:tr w:rsidR="00115304" w:rsidRPr="009F642E" w14:paraId="7F79964F" w14:textId="77777777" w:rsidTr="0001725A">
        <w:tc>
          <w:tcPr>
            <w:tcW w:w="5255" w:type="dxa"/>
          </w:tcPr>
          <w:p w14:paraId="6F946280" w14:textId="77777777" w:rsidR="00115304" w:rsidRPr="009F642E" w:rsidRDefault="00115304" w:rsidP="0001725A">
            <w:pPr>
              <w:jc w:val="both"/>
              <w:rPr>
                <w:rFonts w:ascii="Arial" w:hAnsi="Arial" w:cs="Arial"/>
              </w:rPr>
            </w:pPr>
            <w:r w:rsidRPr="009F642E">
              <w:rPr>
                <w:rFonts w:ascii="Arial" w:hAnsi="Arial" w:cs="Arial"/>
                <w:noProof/>
              </w:rPr>
              <w:drawing>
                <wp:inline distT="0" distB="0" distL="0" distR="0" wp14:anchorId="7C7C372D" wp14:editId="445DA146">
                  <wp:extent cx="3200399" cy="1271954"/>
                  <wp:effectExtent l="0" t="0" r="0" b="4445"/>
                  <wp:docPr id="828907837" name="Afbeelding 1" descr="Afbeelding met schermopname, diagram, tekst,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7837" name="Afbeelding 1" descr="Afbeelding met schermopname, diagram, tekst, Graphics&#10;&#10;Automatisch gegenereerde beschrijving"/>
                          <pic:cNvPicPr/>
                        </pic:nvPicPr>
                        <pic:blipFill>
                          <a:blip r:embed="rId16"/>
                          <a:stretch>
                            <a:fillRect/>
                          </a:stretch>
                        </pic:blipFill>
                        <pic:spPr>
                          <a:xfrm>
                            <a:off x="0" y="0"/>
                            <a:ext cx="3220322" cy="1279872"/>
                          </a:xfrm>
                          <a:prstGeom prst="rect">
                            <a:avLst/>
                          </a:prstGeom>
                        </pic:spPr>
                      </pic:pic>
                    </a:graphicData>
                  </a:graphic>
                </wp:inline>
              </w:drawing>
            </w:r>
          </w:p>
          <w:p w14:paraId="2A93B453" w14:textId="77777777" w:rsidR="00115304" w:rsidRPr="00513090" w:rsidRDefault="00115304" w:rsidP="0001725A">
            <w:pPr>
              <w:jc w:val="both"/>
              <w:rPr>
                <w:rFonts w:cstheme="minorHAnsi"/>
                <w:i/>
                <w:iCs/>
                <w:sz w:val="18"/>
                <w:szCs w:val="18"/>
              </w:rPr>
            </w:pPr>
            <w:r w:rsidRPr="00513090">
              <w:rPr>
                <w:rFonts w:cstheme="minorHAnsi"/>
                <w:i/>
                <w:iCs/>
                <w:sz w:val="18"/>
                <w:szCs w:val="18"/>
              </w:rPr>
              <w:t xml:space="preserve">Schematische weergave warmtestroom in een segment </w:t>
            </w:r>
            <w:r>
              <w:rPr>
                <w:rFonts w:cstheme="minorHAnsi"/>
                <w:i/>
                <w:iCs/>
                <w:sz w:val="18"/>
                <w:szCs w:val="18"/>
              </w:rPr>
              <w:t xml:space="preserve">van de zonneschoorsteen </w:t>
            </w:r>
            <w:r w:rsidRPr="00513090">
              <w:rPr>
                <w:rFonts w:cstheme="minorHAnsi"/>
                <w:i/>
                <w:iCs/>
                <w:sz w:val="18"/>
                <w:szCs w:val="18"/>
              </w:rPr>
              <w:t>tussen glas (g), lucht (</w:t>
            </w:r>
            <w:r w:rsidRPr="00513090">
              <w:rPr>
                <w:rFonts w:cstheme="minorHAnsi"/>
                <w:i/>
                <w:iCs/>
                <w:sz w:val="18"/>
                <w:szCs w:val="18"/>
              </w:rPr>
              <w:sym w:font="Symbol" w:char="F0A5"/>
            </w:r>
            <w:r w:rsidRPr="00513090">
              <w:rPr>
                <w:rFonts w:cstheme="minorHAnsi"/>
                <w:i/>
                <w:iCs/>
                <w:sz w:val="18"/>
                <w:szCs w:val="18"/>
              </w:rPr>
              <w:t>) en wand (w) en (netto) uitwisseling met omliggende lagen.</w:t>
            </w:r>
          </w:p>
        </w:tc>
      </w:tr>
    </w:tbl>
    <w:p w14:paraId="768863CF" w14:textId="1ED80150" w:rsidR="00115304" w:rsidRDefault="00115304" w:rsidP="00115304">
      <w:pPr>
        <w:jc w:val="both"/>
      </w:pPr>
      <w:r>
        <w:t xml:space="preserve">De berekening begint bij de toestand van de zonneschoorsteen. Debiet in instroomtemperatuur zijn gegeven (zie boven). De instraling van de zon wordt bepaald uit weersgegevens en de stand van de zon </w:t>
      </w:r>
      <w:proofErr w:type="spellStart"/>
      <w:r>
        <w:t>tov</w:t>
      </w:r>
      <w:proofErr w:type="spellEnd"/>
      <w:r>
        <w:t xml:space="preserve"> de schoorsteen. Voor de simulatie wordt de zonneschoorsteen opgedeeld in een aantal segmenten. In ieder segment wordt de temperatuur berekend van achterwand, lucht en glas waarvoor de warmtestromen in evenwicht zijn (zie figuur). Het zonlicht wordt geabsorbeerd door de achterwand en infrarode warmtestraling wordt meegenomen tussen wand en glas. De lucht neemt warmte op uit het voorgaande segment en het laatste segment bepaalt de uitstroomtemperatuur van de schoorsteen.</w:t>
      </w:r>
    </w:p>
    <w:p w14:paraId="6969FA00" w14:textId="77777777" w:rsidR="00115304" w:rsidRDefault="00115304" w:rsidP="00115304">
      <w:pPr>
        <w:jc w:val="both"/>
      </w:pPr>
      <w:r>
        <w:t xml:space="preserve">Van de </w:t>
      </w:r>
      <w:proofErr w:type="spellStart"/>
      <w:r>
        <w:t>venturi</w:t>
      </w:r>
      <w:proofErr w:type="spellEnd"/>
      <w:r>
        <w:t xml:space="preserve"> is op dit moment maar één model en maat beschikbaar. Voor de hoogte van de keel (het nauwste deel) kan 1.0 m of 2.0 m gekozen worden. De gegenereerde trek wordt bepaald door windsnelheid (buiten de </w:t>
      </w:r>
      <w:proofErr w:type="spellStart"/>
      <w:r>
        <w:t>venturi</w:t>
      </w:r>
      <w:proofErr w:type="spellEnd"/>
      <w:r>
        <w:t xml:space="preserve">) en uitstroomsnelheid van het ventilatiedebiet middels de eenvoudige aerodynamische formule </w:t>
      </w:r>
      <w:r>
        <w:sym w:font="Symbol" w:char="F044"/>
      </w:r>
      <w:r>
        <w:t>p = ½*</w:t>
      </w:r>
      <w:proofErr w:type="spellStart"/>
      <w:r>
        <w:t>C</w:t>
      </w:r>
      <w:r w:rsidRPr="00436418">
        <w:rPr>
          <w:vertAlign w:val="subscript"/>
        </w:rPr>
        <w:t>p</w:t>
      </w:r>
      <w:proofErr w:type="spellEnd"/>
      <w:r>
        <w:t>*</w:t>
      </w:r>
      <w:r>
        <w:sym w:font="Symbol" w:char="F072"/>
      </w:r>
      <w:r>
        <w:t>*v</w:t>
      </w:r>
      <w:r w:rsidRPr="00490B52">
        <w:rPr>
          <w:vertAlign w:val="superscript"/>
        </w:rPr>
        <w:t>2</w:t>
      </w:r>
      <w:r>
        <w:t xml:space="preserve">. Hierin is </w:t>
      </w:r>
      <w:r>
        <w:sym w:font="Symbol" w:char="F044"/>
      </w:r>
      <w:r>
        <w:t xml:space="preserve">p het drukverschil, </w:t>
      </w:r>
      <w:r>
        <w:sym w:font="Symbol" w:char="F072"/>
      </w:r>
      <w:r>
        <w:t xml:space="preserve"> de luchtdichtheid, v de windsnelheid en </w:t>
      </w:r>
      <w:proofErr w:type="spellStart"/>
      <w:r>
        <w:t>C</w:t>
      </w:r>
      <w:r w:rsidRPr="00436418">
        <w:rPr>
          <w:vertAlign w:val="subscript"/>
        </w:rPr>
        <w:t>p</w:t>
      </w:r>
      <w:proofErr w:type="spellEnd"/>
      <w:r>
        <w:t xml:space="preserve"> een aerodynamische coëfficiënt. De waarde hangt af van de verhouding tussen wind- en uitstroomsnelheid en de relatie is empirisch bepaald met stromingssimulaties voor het gegeven model.</w:t>
      </w:r>
    </w:p>
    <w:p w14:paraId="21A8D14E" w14:textId="29507FCA" w:rsidR="00115304" w:rsidRDefault="00115304" w:rsidP="00115304">
      <w:pPr>
        <w:jc w:val="both"/>
      </w:pPr>
      <w:r>
        <w:t>De drukwinst voor de instromende lucht in de drukkast wordt bepaald met dezelfde eenvoudige formule (</w:t>
      </w:r>
      <w:r>
        <w:sym w:font="Symbol" w:char="F044"/>
      </w:r>
      <w:r>
        <w:t>p = ½*</w:t>
      </w:r>
      <w:proofErr w:type="spellStart"/>
      <w:r>
        <w:t>C</w:t>
      </w:r>
      <w:r w:rsidRPr="00436418">
        <w:rPr>
          <w:vertAlign w:val="subscript"/>
        </w:rPr>
        <w:t>p</w:t>
      </w:r>
      <w:proofErr w:type="spellEnd"/>
      <w:r>
        <w:t>*</w:t>
      </w:r>
      <w:r>
        <w:sym w:font="Symbol" w:char="F072"/>
      </w:r>
      <w:r>
        <w:t>*v</w:t>
      </w:r>
      <w:r w:rsidRPr="00490B52">
        <w:rPr>
          <w:vertAlign w:val="superscript"/>
        </w:rPr>
        <w:t>2</w:t>
      </w:r>
      <w:r>
        <w:t>). In het huidige model is de waarde van de coëfficiënt een constante mits de windsnelheid hoger is dan een drempelwaarde.</w:t>
      </w:r>
      <w:r w:rsidR="000977CB">
        <w:t xml:space="preserve"> Hier wordt een vaste waarde gebruikt voor de coëfficiënt (</w:t>
      </w:r>
      <w:proofErr w:type="spellStart"/>
      <w:r w:rsidR="000977CB">
        <w:t>C</w:t>
      </w:r>
      <w:r w:rsidR="000977CB" w:rsidRPr="00436418">
        <w:rPr>
          <w:vertAlign w:val="subscript"/>
        </w:rPr>
        <w:t>p</w:t>
      </w:r>
      <w:proofErr w:type="spellEnd"/>
      <w:r w:rsidR="000977CB">
        <w:t>).</w:t>
      </w:r>
    </w:p>
    <w:p w14:paraId="6472681D" w14:textId="7F619E62" w:rsidR="00115304" w:rsidRDefault="00115304" w:rsidP="00115304">
      <w:pPr>
        <w:jc w:val="both"/>
      </w:pPr>
      <w:r>
        <w:t xml:space="preserve">Als volgende stap volgt de warmteterugwinning met de </w:t>
      </w:r>
      <w:proofErr w:type="spellStart"/>
      <w:r>
        <w:t>twin</w:t>
      </w:r>
      <w:proofErr w:type="spellEnd"/>
      <w:r>
        <w:t xml:space="preserve"> </w:t>
      </w:r>
      <w:proofErr w:type="spellStart"/>
      <w:r>
        <w:t>coil</w:t>
      </w:r>
      <w:proofErr w:type="spellEnd"/>
      <w:r>
        <w:t>. Die wordt gesimuleerd met een vast rendement. Van het temperatuurverschil tussen de uitstromende lucht (uit de zonneschoorsteen) en de instromende buitenlucht wordt dit percentage opgenomen.</w:t>
      </w:r>
      <w:r w:rsidR="00CF36A4">
        <w:t xml:space="preserve"> Dit is overigens de reden dat het uitstroomdeel </w:t>
      </w:r>
      <w:r w:rsidR="001A366E">
        <w:t xml:space="preserve">(Zonneschoorsteen en </w:t>
      </w:r>
      <w:proofErr w:type="spellStart"/>
      <w:r w:rsidR="001A366E">
        <w:t>Venturi</w:t>
      </w:r>
      <w:proofErr w:type="spellEnd"/>
      <w:r w:rsidR="001A366E">
        <w:t>) eerste gesimuleerd moeten worden.</w:t>
      </w:r>
    </w:p>
    <w:p w14:paraId="14110504" w14:textId="77777777" w:rsidR="00115304" w:rsidRDefault="00115304" w:rsidP="00115304">
      <w:pPr>
        <w:jc w:val="both"/>
      </w:pPr>
      <w:r>
        <w:t>De klimaatcascade wordt voor de simulatie (net als de zonneschoorsteen) opgedeeld in een aantal segmenten. Met behulp van empirische formules wordt voor ieder segment de verdamping berekend en de warmteoverdracht tussen water(druppels), lucht en wanden. Dit bepaalt temperatuur van water en lucht in het volgende segment alsmede luchtvochtigheid. Het laatste segment bepaald de uitvoer van de cascade.</w:t>
      </w:r>
    </w:p>
    <w:p w14:paraId="6BFA342E" w14:textId="77777777" w:rsidR="00115304" w:rsidRDefault="00115304" w:rsidP="00115304">
      <w:pPr>
        <w:jc w:val="both"/>
      </w:pPr>
      <w:r>
        <w:t xml:space="preserve">Wanneer de lucht uit de klimaatcascade niet de gewenste temperatuur heeft om naar de verdiepingen te stromen wordt die alsnog gerealiseerd met de </w:t>
      </w:r>
      <w:proofErr w:type="spellStart"/>
      <w:r>
        <w:t>naverwarmer</w:t>
      </w:r>
      <w:proofErr w:type="spellEnd"/>
      <w:r>
        <w:t>.</w:t>
      </w:r>
    </w:p>
    <w:p w14:paraId="78B0BEB8" w14:textId="77777777" w:rsidR="00115304" w:rsidRPr="00AF7C42" w:rsidRDefault="00115304" w:rsidP="00115304">
      <w:pPr>
        <w:pStyle w:val="Kop3"/>
      </w:pPr>
      <w:bookmarkStart w:id="18" w:name="_Toc229045719"/>
      <w:r w:rsidRPr="00AF7C42">
        <w:t xml:space="preserve">Berekening van Energieverbruik en </w:t>
      </w:r>
      <w:r>
        <w:t>R</w:t>
      </w:r>
      <w:r w:rsidRPr="00AF7C42">
        <w:t>egeling</w:t>
      </w:r>
      <w:bookmarkEnd w:id="18"/>
    </w:p>
    <w:p w14:paraId="2F919C58" w14:textId="77777777" w:rsidR="00115304" w:rsidRDefault="00115304" w:rsidP="00115304">
      <w:pPr>
        <w:jc w:val="both"/>
      </w:pPr>
      <w:r>
        <w:t xml:space="preserve">Het energieverbruik van het EWF-Systeem bestaat in het huidige model uit benodigde warmte/koude, ventilatorenergie en het verbruik van de waterpomp van de klimaatcascade. Twee bronnen van warmte/koude zijn nodig voor het systeem. Eén is de bovengenoemde </w:t>
      </w:r>
      <w:proofErr w:type="spellStart"/>
      <w:r>
        <w:t>naverwarmer</w:t>
      </w:r>
      <w:proofErr w:type="spellEnd"/>
      <w:r>
        <w:t xml:space="preserve"> en de andere voor het verwarmen/koelen van het water van de cascade voordat het opnieuw gebruikt kan worden. De warmte wordt geleverd </w:t>
      </w:r>
      <w:r>
        <w:lastRenderedPageBreak/>
        <w:t>door een warmtepomp met WKO. De benodigde elektrische energie wordt op in het huidige model berekend met een vaste COP voor koelen en een vaste COP voor verwarmen.</w:t>
      </w:r>
    </w:p>
    <w:p w14:paraId="0027AD6C" w14:textId="25DCB921" w:rsidR="00115304" w:rsidRDefault="00115304" w:rsidP="00115304">
      <w:pPr>
        <w:jc w:val="both"/>
      </w:pPr>
      <w:r>
        <w:t xml:space="preserve">Het energieverbruik van de ventilatoren wordt </w:t>
      </w:r>
      <w:r w:rsidR="007A3A25">
        <w:t>b</w:t>
      </w:r>
      <w:r>
        <w:t xml:space="preserve">eperkt door trek/druk in de vier hoofdonderdelen. Voor </w:t>
      </w:r>
      <w:r w:rsidR="00512642">
        <w:t>D</w:t>
      </w:r>
      <w:r>
        <w:t xml:space="preserve">rukkast en </w:t>
      </w:r>
      <w:proofErr w:type="spellStart"/>
      <w:r w:rsidR="00512642">
        <w:t>V</w:t>
      </w:r>
      <w:r>
        <w:t>enturi</w:t>
      </w:r>
      <w:proofErr w:type="spellEnd"/>
      <w:r>
        <w:t xml:space="preserve"> is dit hierboven beschreven. Voor </w:t>
      </w:r>
      <w:proofErr w:type="spellStart"/>
      <w:r w:rsidR="00512642">
        <w:t>Z</w:t>
      </w:r>
      <w:r>
        <w:t>onne</w:t>
      </w:r>
      <w:r w:rsidR="00512642">
        <w:t>S</w:t>
      </w:r>
      <w:r>
        <w:t>choorsteen</w:t>
      </w:r>
      <w:proofErr w:type="spellEnd"/>
      <w:r>
        <w:t xml:space="preserve"> en </w:t>
      </w:r>
      <w:proofErr w:type="spellStart"/>
      <w:r w:rsidR="00512642">
        <w:t>K</w:t>
      </w:r>
      <w:r>
        <w:t>limaat</w:t>
      </w:r>
      <w:r w:rsidR="00512642">
        <w:t>C</w:t>
      </w:r>
      <w:r>
        <w:t>ascade</w:t>
      </w:r>
      <w:proofErr w:type="spellEnd"/>
      <w:r>
        <w:t xml:space="preserve"> bepaalt de gemiddelde temperatuur van de lucht de trek. Voor de cascade wordt daarnaast een hydraulische druk berekend die wordt gerealiseerd door de vallende druppels. Voor het in- en uitstroomdeel is een minimale druk nodig om de luchtweerstand van de verschillende onderdelen te overwinnen. In het huidige model wordt voor beide een vaste waarde gehanteerd. Wanneer de natuurlijke drukwinst onvoldoende is wordt dit door de betreffende ventilator aangevuld. Met een rendementskarakteristiek wordt het mechanisch vermogen omgerekend naar de benodigde elektrische energie.</w:t>
      </w:r>
    </w:p>
    <w:p w14:paraId="0D34A65C" w14:textId="77777777" w:rsidR="00115304" w:rsidRDefault="00115304" w:rsidP="00115304">
      <w:pPr>
        <w:jc w:val="both"/>
      </w:pPr>
      <w:r>
        <w:t xml:space="preserve">Op dit moment wordt in het model nog één andere verbruiker meegenomen. Dit is de waterpomp van de klimaatcascade. Die moet het water opvoeren naar de gewenste hoogte en daarnaast </w:t>
      </w:r>
      <w:proofErr w:type="spellStart"/>
      <w:r>
        <w:t>drukval</w:t>
      </w:r>
      <w:proofErr w:type="spellEnd"/>
      <w:r>
        <w:t xml:space="preserve"> van de sproeiers en andere onderdelen overwinnen. Ook hiervan wordt het elektrische vermogen berekend.</w:t>
      </w:r>
    </w:p>
    <w:p w14:paraId="37DECBA6" w14:textId="5187B232" w:rsidR="00115304" w:rsidRDefault="00115304" w:rsidP="00115304">
      <w:pPr>
        <w:jc w:val="both"/>
      </w:pPr>
      <w:r>
        <w:t xml:space="preserve">Het EWF-systeem bevat één regelaar die expliciet doorgerekend moet worden. Dit betreft het aantal actieve sproeiers in de klimaatcascade. Bij lage buitentemperatuur wordt hiermee de absolute luchtvochtigheid geregeld. Bij hoge temperatuur wordt de lucht zo veel mogelijk gekoeld tot de gewenste instroomtemperatuur op de verdiepingen. In de simulatie moet de berekening een aantal keer herhaald worden met een verschillende aantal sproeiers zodat het setpoint zo dicht mogelijk </w:t>
      </w:r>
      <w:r w:rsidR="009674D9">
        <w:t xml:space="preserve">wordt </w:t>
      </w:r>
      <w:r>
        <w:t>benader</w:t>
      </w:r>
      <w:r w:rsidR="009674D9">
        <w:t>d</w:t>
      </w:r>
      <w:r>
        <w:t>.</w:t>
      </w:r>
    </w:p>
    <w:p w14:paraId="7937784F" w14:textId="0E0815FE" w:rsidR="00115304" w:rsidRDefault="00115304" w:rsidP="00115304">
      <w:pPr>
        <w:jc w:val="both"/>
      </w:pPr>
      <w:r>
        <w:t xml:space="preserve">Daarnaast bevat het systeem een aantal geregelde systemen waarvan de </w:t>
      </w:r>
      <w:r w:rsidR="001D7094">
        <w:t>gevolgen voor het energie gebruik</w:t>
      </w:r>
      <w:r>
        <w:t xml:space="preserve">t eenvoudig </w:t>
      </w:r>
      <w:r w:rsidR="001D7094">
        <w:t xml:space="preserve">zijn </w:t>
      </w:r>
      <w:r>
        <w:t xml:space="preserve">te berekenen in de simulatie. In het bijzonder moeten de ventilatoren geregeld worden om de benodigde druk te genereren maar het energiegebruik is hierboven al beschreven. Iets vergelijkbaars geldt voor de </w:t>
      </w:r>
      <w:proofErr w:type="spellStart"/>
      <w:r>
        <w:t>twin</w:t>
      </w:r>
      <w:proofErr w:type="spellEnd"/>
      <w:r>
        <w:t xml:space="preserve"> </w:t>
      </w:r>
      <w:proofErr w:type="spellStart"/>
      <w:r>
        <w:t>coil</w:t>
      </w:r>
      <w:proofErr w:type="spellEnd"/>
      <w:r>
        <w:t xml:space="preserve">. De vloeistofstroom tussen de beide warmtewisselaars moet geregeld worden maar hierboven is al toegelicht dat het hele systeem wordt beschreven met één rendement. Tot slot is er een temperatuurregeling voor de </w:t>
      </w:r>
      <w:proofErr w:type="spellStart"/>
      <w:r>
        <w:t>naverwarmer</w:t>
      </w:r>
      <w:proofErr w:type="spellEnd"/>
      <w:r>
        <w:t xml:space="preserve"> en de watervoorraad van de klimaatcascade alsmede het debiet van de waterpomp. Maar ook hiervan is hierboven beschreven hoe de instelling en vooral het energiegebruik volgt uit de toestand van de rest van het systeem.</w:t>
      </w:r>
    </w:p>
    <w:p w14:paraId="600F5786" w14:textId="77777777" w:rsidR="00115304" w:rsidRPr="00AF7C42" w:rsidRDefault="00115304" w:rsidP="00115304">
      <w:pPr>
        <w:pStyle w:val="Kop2"/>
      </w:pPr>
      <w:bookmarkStart w:id="19" w:name="_Toc229045720"/>
      <w:r w:rsidRPr="00AF7C42">
        <w:t>Uitvoeren van de simulatie</w:t>
      </w:r>
      <w:bookmarkEnd w:id="19"/>
    </w:p>
    <w:p w14:paraId="479D8E04" w14:textId="4674BCDD" w:rsidR="00115304" w:rsidRDefault="00115304" w:rsidP="00115304">
      <w:pPr>
        <w:jc w:val="both"/>
      </w:pPr>
      <w:r>
        <w:t xml:space="preserve">De simulatie wordt uitgevoerd over een heel jaar in tijdvakken van één uur. Ten eerste moeten natuurlijk afmetingen en overige parameters van het systeem worden bepaald. Zie verderop voor de beschrijving van de instelbare parameters. Vervolgens moeten weersgegevens worden ingeladen waaronder, wind, temperatuur en zonintensiteit. Hiervoor zijn </w:t>
      </w:r>
      <w:proofErr w:type="spellStart"/>
      <w:r>
        <w:t>csv</w:t>
      </w:r>
      <w:proofErr w:type="spellEnd"/>
      <w:r>
        <w:t xml:space="preserve">-bestanden beschikbaar van verschillende jaren en locaties uit gegevens van het KNMI. Het is ook mogelijk daar andere informatie te downloaden of zelf bestanden te maken (zie bijlage 2). In het stap-voor-stap voorbeeld (zie bijlage 1) kunt u zien hoe een weersbestand in kunt laden. Tot slot is een bezettingsmodel nodig. Dit geeft voor ieder </w:t>
      </w:r>
      <w:proofErr w:type="spellStart"/>
      <w:r>
        <w:t>uurvak</w:t>
      </w:r>
      <w:proofErr w:type="spellEnd"/>
      <w:r>
        <w:t xml:space="preserve"> voor hoeveel procent het gebouw bezet is. Er zijn enkele </w:t>
      </w:r>
      <w:proofErr w:type="spellStart"/>
      <w:r>
        <w:t>csv</w:t>
      </w:r>
      <w:proofErr w:type="spellEnd"/>
      <w:r>
        <w:t>-bestanden beschikbaar voor verschillende jaren gebaseerd op een schoolgebouw. Vooral met een langdurige sluiting in de zomer. Het is ook mogelijk deze bestanden zelf te maken met beslissing over verloop van de bezetting over de dag, bezetting in avond, weekeind, etc.</w:t>
      </w:r>
    </w:p>
    <w:p w14:paraId="025DFD3C" w14:textId="77777777" w:rsidR="00115304" w:rsidRDefault="00115304" w:rsidP="00115304">
      <w:pPr>
        <w:jc w:val="both"/>
      </w:pPr>
      <w:r>
        <w:t xml:space="preserve">Wanneer de gegevens compleet zijn kan de simulatie worden uitgevoerd. Per </w:t>
      </w:r>
      <w:proofErr w:type="spellStart"/>
      <w:r>
        <w:t>uurvak</w:t>
      </w:r>
      <w:proofErr w:type="spellEnd"/>
      <w:r>
        <w:t xml:space="preserve"> wordt eerst de toestand van de deelsystemen uitgerekend (temperaturen en luchtvochtigheid) en vervolgens drukken en het energiegebruik. Het totale energiegebruik over het jaar is direct zichtbaar op een scherm in de simulatie en ook de gegevens van één geselecteerd </w:t>
      </w:r>
      <w:proofErr w:type="spellStart"/>
      <w:r>
        <w:t>uurvak</w:t>
      </w:r>
      <w:proofErr w:type="spellEnd"/>
      <w:r>
        <w:t>.</w:t>
      </w:r>
    </w:p>
    <w:p w14:paraId="6AC888BD" w14:textId="77777777" w:rsidR="00115304" w:rsidRDefault="00115304" w:rsidP="00115304">
      <w:pPr>
        <w:jc w:val="both"/>
      </w:pPr>
      <w:r>
        <w:lastRenderedPageBreak/>
        <w:t xml:space="preserve">Het is mogelijk alle resultaten te exporteren. Hiervoor is een </w:t>
      </w:r>
      <w:proofErr w:type="spellStart"/>
      <w:r>
        <w:t>toggle</w:t>
      </w:r>
      <w:proofErr w:type="spellEnd"/>
      <w:r>
        <w:t xml:space="preserve"> aanwezig en een invoerscherm om een folder te selecteren. Het betreft dan de rekenwaarde van enkele tientallen variabelen voor ieder </w:t>
      </w:r>
      <w:proofErr w:type="spellStart"/>
      <w:r>
        <w:t>uurvak</w:t>
      </w:r>
      <w:proofErr w:type="spellEnd"/>
      <w:r>
        <w:t>. Resultaten zijn grafisch weer te geven of te gebruiken voor verdere berekeningen. Onder andere zijn temperaturen en drukken beschikbaar en energiegebruik van de verschillende onderdelen.</w:t>
      </w:r>
    </w:p>
    <w:p w14:paraId="2A329F5E" w14:textId="284E5BC9" w:rsidR="00115304" w:rsidRDefault="00115304" w:rsidP="00115304">
      <w:pPr>
        <w:jc w:val="both"/>
        <w:rPr>
          <w:i/>
          <w:iCs/>
        </w:rPr>
      </w:pPr>
      <w:r>
        <w:rPr>
          <w:i/>
          <w:iCs/>
        </w:rPr>
        <w:t xml:space="preserve">De berekening is modulair opgezet en kan worden aangepast door de connectie tussen de </w:t>
      </w:r>
      <w:proofErr w:type="spellStart"/>
      <w:r>
        <w:rPr>
          <w:i/>
          <w:iCs/>
        </w:rPr>
        <w:t>modul</w:t>
      </w:r>
      <w:r w:rsidR="00010D42">
        <w:rPr>
          <w:i/>
          <w:iCs/>
        </w:rPr>
        <w:t>s</w:t>
      </w:r>
      <w:proofErr w:type="spellEnd"/>
      <w:r>
        <w:rPr>
          <w:i/>
          <w:iCs/>
        </w:rPr>
        <w:t xml:space="preserve"> aan te passen. Hiervoor is echter kennis nodig van zowel het EWF-systeem, van de inhoudelijke berekening als van programmeren. Het kan zo zijn dat het EWF-systeem eenvoudiger of juist gecompliceerder wordt toegepast in een project, maar daar</w:t>
      </w:r>
      <w:r w:rsidR="00E83398">
        <w:rPr>
          <w:i/>
          <w:iCs/>
        </w:rPr>
        <w:t>voor</w:t>
      </w:r>
      <w:r>
        <w:rPr>
          <w:i/>
          <w:iCs/>
        </w:rPr>
        <w:t xml:space="preserve"> kunnen parameters veranderen, </w:t>
      </w:r>
      <w:r w:rsidR="00E83398">
        <w:rPr>
          <w:i/>
          <w:iCs/>
        </w:rPr>
        <w:t xml:space="preserve">moeten worden </w:t>
      </w:r>
      <w:r>
        <w:rPr>
          <w:i/>
          <w:iCs/>
        </w:rPr>
        <w:t xml:space="preserve">toegevoegd of juist verwijderd. Daarmee verandert de berekening en moet dus het programma worden aangepast. Begin hier alleen aan als de aanwezige </w:t>
      </w:r>
      <w:proofErr w:type="spellStart"/>
      <w:r>
        <w:rPr>
          <w:i/>
          <w:iCs/>
        </w:rPr>
        <w:t>know-how</w:t>
      </w:r>
      <w:proofErr w:type="spellEnd"/>
      <w:r>
        <w:rPr>
          <w:i/>
          <w:iCs/>
        </w:rPr>
        <w:t xml:space="preserve"> aanwezig is!</w:t>
      </w:r>
    </w:p>
    <w:p w14:paraId="7318A87F" w14:textId="77777777" w:rsidR="00115304" w:rsidRPr="00217607" w:rsidRDefault="00115304" w:rsidP="00115304">
      <w:pPr>
        <w:pStyle w:val="Kop2"/>
      </w:pPr>
      <w:bookmarkStart w:id="20" w:name="_Toc229045721"/>
      <w:r>
        <w:t>Parameters in</w:t>
      </w:r>
      <w:r w:rsidRPr="00217607">
        <w:t xml:space="preserve"> de simulatie</w:t>
      </w:r>
      <w:bookmarkEnd w:id="20"/>
    </w:p>
    <w:p w14:paraId="1404F7B1" w14:textId="77777777" w:rsidR="00115304" w:rsidRDefault="00115304" w:rsidP="00115304">
      <w:pPr>
        <w:jc w:val="both"/>
      </w:pPr>
      <w:r>
        <w:t>Om de situatie te simuleren voor bv een concreet gebouw is het nodig de parameterswaardes correct in te stellen. Hieronder een overzicht en een lijst van de meest relevante parameters.</w:t>
      </w:r>
    </w:p>
    <w:p w14:paraId="68585319" w14:textId="77777777" w:rsidR="00C64166" w:rsidRDefault="00115304" w:rsidP="00115304">
      <w:pPr>
        <w:jc w:val="both"/>
      </w:pPr>
      <w:r>
        <w:t>Net als bij de andere delen van het EWF-Systeem zijn ook bij de zonneschoorsteen de afmetingen (hoogte, breedte en diepte) parameters die voor de hand liggen. Wanneer de hoogte van de schoorsteen (significant) minder is dan die van het gebouw betekent dit meestal dat de onderkant van de schoorsteen hoger ligt (b.v. boven de plint van het gebouw). In het huidige model is ervanuit gegaan dat de bovenkant van de schoorsteen aansluit op de ejector. Anders ontstaat in de ruimte boven de schoorsteen trek die in het huidige model niet wordt meegerekend. Voor de zonneschoorsteen is ook de oriëntatie van belang. Gericht op het zuiden zal de schoorsteen de meeste energie opvangen.</w:t>
      </w:r>
    </w:p>
    <w:tbl>
      <w:tblPr>
        <w:tblStyle w:val="Tabelraster"/>
        <w:tblpPr w:leftFromText="180" w:rightFromText="180" w:vertAnchor="text" w:horzAnchor="margin" w:tblpXSpec="right" w:tblpY="3222"/>
        <w:tblOverlap w:val="never"/>
        <w:tblW w:w="0" w:type="auto"/>
        <w:tblLook w:val="04A0" w:firstRow="1" w:lastRow="0" w:firstColumn="1" w:lastColumn="0" w:noHBand="0" w:noVBand="1"/>
      </w:tblPr>
      <w:tblGrid>
        <w:gridCol w:w="5098"/>
      </w:tblGrid>
      <w:tr w:rsidR="00C64166" w14:paraId="00112306" w14:textId="77777777" w:rsidTr="00892D28">
        <w:tc>
          <w:tcPr>
            <w:tcW w:w="5098" w:type="dxa"/>
          </w:tcPr>
          <w:p w14:paraId="1F78CC5D" w14:textId="77777777" w:rsidR="00C64166" w:rsidRDefault="00C64166" w:rsidP="00892D28">
            <w:pPr>
              <w:jc w:val="both"/>
            </w:pPr>
            <w:r w:rsidRPr="001C5723">
              <w:rPr>
                <w:noProof/>
              </w:rPr>
              <w:drawing>
                <wp:inline distT="0" distB="0" distL="0" distR="0" wp14:anchorId="2C795CF2" wp14:editId="46EF797F">
                  <wp:extent cx="3028950" cy="1778000"/>
                  <wp:effectExtent l="0" t="0" r="0" b="0"/>
                  <wp:docPr id="212165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57134" name=""/>
                          <pic:cNvPicPr/>
                        </pic:nvPicPr>
                        <pic:blipFill>
                          <a:blip r:embed="rId17"/>
                          <a:stretch>
                            <a:fillRect/>
                          </a:stretch>
                        </pic:blipFill>
                        <pic:spPr>
                          <a:xfrm>
                            <a:off x="0" y="0"/>
                            <a:ext cx="3040522" cy="1784793"/>
                          </a:xfrm>
                          <a:prstGeom prst="rect">
                            <a:avLst/>
                          </a:prstGeom>
                        </pic:spPr>
                      </pic:pic>
                    </a:graphicData>
                  </a:graphic>
                </wp:inline>
              </w:drawing>
            </w:r>
          </w:p>
          <w:p w14:paraId="7844BCEF" w14:textId="77777777" w:rsidR="00C64166" w:rsidRPr="00513090" w:rsidRDefault="00C64166" w:rsidP="00892D28">
            <w:pPr>
              <w:jc w:val="both"/>
              <w:rPr>
                <w:rFonts w:cstheme="minorHAnsi"/>
                <w:i/>
                <w:iCs/>
                <w:sz w:val="18"/>
                <w:szCs w:val="18"/>
              </w:rPr>
            </w:pPr>
            <w:r w:rsidRPr="00513090">
              <w:rPr>
                <w:rFonts w:cstheme="minorHAnsi"/>
                <w:i/>
                <w:iCs/>
                <w:sz w:val="18"/>
                <w:szCs w:val="18"/>
              </w:rPr>
              <w:t xml:space="preserve">Schema en afmetingen </w:t>
            </w:r>
            <w:proofErr w:type="spellStart"/>
            <w:r w:rsidRPr="00513090">
              <w:rPr>
                <w:rFonts w:cstheme="minorHAnsi"/>
                <w:i/>
                <w:iCs/>
                <w:sz w:val="18"/>
                <w:szCs w:val="18"/>
              </w:rPr>
              <w:t>VentecDak</w:t>
            </w:r>
            <w:proofErr w:type="spellEnd"/>
            <w:r w:rsidRPr="00513090">
              <w:rPr>
                <w:rFonts w:cstheme="minorHAnsi"/>
                <w:i/>
                <w:iCs/>
                <w:sz w:val="18"/>
                <w:szCs w:val="18"/>
              </w:rPr>
              <w:t>. Bron: Handboek EWF</w:t>
            </w:r>
          </w:p>
        </w:tc>
      </w:tr>
    </w:tbl>
    <w:p w14:paraId="1973E4DE" w14:textId="0CA447E5" w:rsidR="004F4956" w:rsidRDefault="00115304" w:rsidP="00115304">
      <w:pPr>
        <w:jc w:val="both"/>
      </w:pPr>
      <w:r>
        <w:t xml:space="preserve">Voor de zonneschoorsteen zijn momenteel nog </w:t>
      </w:r>
      <w:r w:rsidR="004F4956">
        <w:t>vier</w:t>
      </w:r>
      <w:r>
        <w:t xml:space="preserve"> parameters instelbaar. Dit zijn het percentage glas (als de zonneschoorsteen niet geheel van glas is wordt minder licht doorgelaten), de g-waarde van het glas (het deel van het (zichtbare) zonlicht dat wordt doorgelaten) en de isolatiewaarde (U-waarde) van het glas (die warmteverlies naar de buitenlucht beperkt).</w:t>
      </w:r>
      <w:r w:rsidR="00605363">
        <w:t xml:space="preserve"> Voor </w:t>
      </w:r>
      <w:r w:rsidR="004F4956">
        <w:t xml:space="preserve">de </w:t>
      </w:r>
      <w:proofErr w:type="spellStart"/>
      <w:r w:rsidR="004F4956">
        <w:t>emissiviteit</w:t>
      </w:r>
      <w:proofErr w:type="spellEnd"/>
      <w:r w:rsidR="004F4956">
        <w:t xml:space="preserve"> van de achterwand (voor IR warmtestraling)</w:t>
      </w:r>
      <w:r w:rsidR="00605363">
        <w:t xml:space="preserve"> wordt (vooralsnog) een constante aangenomen. Tot slot is het aantal segmenten van de zonneschoorsteen instelbaar. Dit is van belang voor de nauwkeurigheid van de simulatie.</w:t>
      </w:r>
    </w:p>
    <w:p w14:paraId="624D7ECE" w14:textId="27452927" w:rsidR="00115304" w:rsidRDefault="00115304" w:rsidP="00115304">
      <w:pPr>
        <w:jc w:val="both"/>
      </w:pPr>
      <w:r>
        <w:t>Ook voor de klimaatcascade zijn hoogte, breedte en diepte instelbare parameters</w:t>
      </w:r>
      <w:r w:rsidR="003559E2">
        <w:t xml:space="preserve"> alsmede het aantal segmenten. </w:t>
      </w:r>
      <w:r w:rsidR="0071759F">
        <w:t>Overige relevante parameters zijn</w:t>
      </w:r>
      <w:r>
        <w:t xml:space="preserve"> bv</w:t>
      </w:r>
      <w:r w:rsidR="00811CD3">
        <w:t xml:space="preserve"> water</w:t>
      </w:r>
      <w:r>
        <w:t xml:space="preserve">debiet, druppelgrootteverdeling en drukverlies van de sproeier. Ook relevant is de temperatuur van het gebruikte water en de instelpunten (zie boven) van het regelen van het aantal actieve sproeiers. </w:t>
      </w:r>
      <w:r w:rsidR="00811CD3">
        <w:t>Tot slot h</w:t>
      </w:r>
      <w:r>
        <w:t>et minimum en maximum aantal sproeiers</w:t>
      </w:r>
      <w:r w:rsidR="0090213E">
        <w:t xml:space="preserve"> waartussen kan worden geregeld.</w:t>
      </w:r>
    </w:p>
    <w:p w14:paraId="4F9F50DE" w14:textId="77777777" w:rsidR="00115304" w:rsidRDefault="00115304" w:rsidP="00115304">
      <w:pPr>
        <w:jc w:val="both"/>
      </w:pPr>
      <w:r>
        <w:t xml:space="preserve">Voor het </w:t>
      </w:r>
      <w:proofErr w:type="spellStart"/>
      <w:r>
        <w:t>VentecDak</w:t>
      </w:r>
      <w:proofErr w:type="spellEnd"/>
      <w:r>
        <w:t xml:space="preserve"> worden momenteel eenvoudige empirische modellen gehanteerd (zie bovenstaande omschrijving). Daardoor zijn niet alle afmetingen relevant voor de energetische simulatie. Voor de </w:t>
      </w:r>
      <w:proofErr w:type="spellStart"/>
      <w:r>
        <w:t>venturi</w:t>
      </w:r>
      <w:proofErr w:type="spellEnd"/>
      <w:r>
        <w:t xml:space="preserve"> is de keuze tussen een keel van c = 1.0 m en 2.0 m hoog. Lengte en breedte hebben geen effect op de berekende prestaties. Het empirisch model is ontwikkeld met verhouding B:C = 3. Wel van belang is de doorsnede van de ejectoropening omdat de aerodynamische constante (zie bovenstaande beschrijving) afhangt van de relatieve luchtsnelheid van wind en ejector.</w:t>
      </w:r>
    </w:p>
    <w:p w14:paraId="2DEE3D40" w14:textId="77777777" w:rsidR="00115304" w:rsidRDefault="00115304" w:rsidP="00115304">
      <w:pPr>
        <w:jc w:val="both"/>
      </w:pPr>
      <w:r>
        <w:lastRenderedPageBreak/>
        <w:t>Ook de afmetingen van de overdrukruimte hebben (in het huidige model) geen invloed op de energetische prestaties. Wel relevant zijn de hoogtes (</w:t>
      </w:r>
      <w:proofErr w:type="spellStart"/>
      <w:r>
        <w:t>tov</w:t>
      </w:r>
      <w:proofErr w:type="spellEnd"/>
      <w:r>
        <w:t xml:space="preserve"> maaiveld) waarop de openingen geplaatst zijn. De windsnelheid wordt omgerekend naar die op de werkelijke hoogte.</w:t>
      </w:r>
    </w:p>
    <w:p w14:paraId="27B0899B" w14:textId="77777777" w:rsidR="00115304" w:rsidRDefault="00115304" w:rsidP="00115304">
      <w:pPr>
        <w:jc w:val="both"/>
      </w:pPr>
      <w:r>
        <w:t xml:space="preserve">Het EWF kent nog een aantal </w:t>
      </w:r>
      <w:proofErr w:type="spellStart"/>
      <w:r>
        <w:t>gebouwgerelateerde</w:t>
      </w:r>
      <w:proofErr w:type="spellEnd"/>
      <w:r>
        <w:t xml:space="preserve"> parameters. Het meest belangrijk is wellicht de maximale bezetting (aantal personen). Met behulp van het (ingeladen) bezettingsmodel wordt per </w:t>
      </w:r>
      <w:proofErr w:type="spellStart"/>
      <w:r>
        <w:t>uurvak</w:t>
      </w:r>
      <w:proofErr w:type="spellEnd"/>
      <w:r>
        <w:t xml:space="preserve"> het aantal aanwezige personen bepaald. Hieruit volgt het ventilatiedebiet. Vooralsnog met een ventilatiebehoefte van 10 liter per persoon per seconde. Wel is er nog een ondergrens. Het debiet waarmee minimaal geventileerd moet worden.</w:t>
      </w:r>
    </w:p>
    <w:p w14:paraId="3A9BD27B" w14:textId="77777777" w:rsidR="00115304" w:rsidRDefault="00115304" w:rsidP="00115304">
      <w:pPr>
        <w:jc w:val="both"/>
      </w:pPr>
      <w:r>
        <w:t xml:space="preserve">Naast het weers- en bezettingsmodel moet nog een jaartal ingevoerd worden en de locatie van het gebouw (lengte- en breedtegraad). Hiermee wordt voor ieder </w:t>
      </w:r>
      <w:proofErr w:type="spellStart"/>
      <w:r>
        <w:t>uurvak</w:t>
      </w:r>
      <w:proofErr w:type="spellEnd"/>
      <w:r>
        <w:t xml:space="preserve"> de stand van de zon bepaald om te berekenen hoeveel zon op (de voorkant van) de zonneschoorsteen valt. Locatie en jaar hoeven niet per se overeen te komen met die in het weers- en bezettingsmodel. Wel is van belang dat het aantal dagen in de twee modellen overeenkomen (schrikkeljaar!).</w:t>
      </w:r>
    </w:p>
    <w:p w14:paraId="06E683FE" w14:textId="77777777" w:rsidR="00115304" w:rsidRDefault="00115304" w:rsidP="00115304">
      <w:pPr>
        <w:jc w:val="both"/>
      </w:pPr>
      <w:r>
        <w:t xml:space="preserve">Voor de </w:t>
      </w:r>
      <w:proofErr w:type="spellStart"/>
      <w:r>
        <w:t>drukval</w:t>
      </w:r>
      <w:proofErr w:type="spellEnd"/>
      <w:r>
        <w:t xml:space="preserve"> in het in- en uitstromingsdeel van het gebouw worden in het huidige model vaste waardes gebruikt. Dus onafhankelijk van ventilatiedebiet. Deze waardes zijn wel afhankelijke van gebruikte warmtewisselaars, afmetingen van kanalen, regelkleppen, evt. filters etc. Afhankelijk hiervan kunnen waardes worden ingevoerd. Tot slot is er de COP van de warmtepomp. In het huidige model worden vaste waardes gehanteerd voor koelen en verwarmen.</w:t>
      </w:r>
    </w:p>
    <w:p w14:paraId="0C78ECB9" w14:textId="315EB13D" w:rsidR="00A92CC1" w:rsidRDefault="00916263" w:rsidP="00A92CC1">
      <w:pPr>
        <w:pStyle w:val="Kop2"/>
      </w:pPr>
      <w:r>
        <w:t xml:space="preserve">Controles, Aandachtspunten en </w:t>
      </w:r>
      <w:r w:rsidR="00B5354B">
        <w:t>B</w:t>
      </w:r>
      <w:r>
        <w:t xml:space="preserve">ekende </w:t>
      </w:r>
      <w:r w:rsidR="00B5354B">
        <w:t>P</w:t>
      </w:r>
      <w:r>
        <w:t>roblemen</w:t>
      </w:r>
    </w:p>
    <w:p w14:paraId="5CDBD823" w14:textId="1FB37673" w:rsidR="00916263" w:rsidRDefault="00D93654" w:rsidP="00916263">
      <w:pPr>
        <w:jc w:val="both"/>
      </w:pPr>
      <w:r>
        <w:t xml:space="preserve">De EWF-Simulator is niet zeer robuust. </w:t>
      </w:r>
      <w:r w:rsidR="008F22DE">
        <w:t>Simulaties moeten met enige voorzichtigheid uitgevoerd worden. Zowel de gebruikte formules als de</w:t>
      </w:r>
      <w:r w:rsidR="00500096">
        <w:t xml:space="preserve"> algoritmes hebben een beperkt geldigheidsgebied. </w:t>
      </w:r>
      <w:r w:rsidR="006D6910">
        <w:t>Onder afwijkende omstandigheden is het mogelijk dat enigszins of juist sterk afwijkende resultaten</w:t>
      </w:r>
      <w:r w:rsidR="00551556">
        <w:t xml:space="preserve"> worden geproduceerd. Hieronder een overzicht van zaken</w:t>
      </w:r>
      <w:r w:rsidR="00833735">
        <w:t xml:space="preserve"> </w:t>
      </w:r>
      <w:r w:rsidR="00DE1C4A">
        <w:t>waarop kan worden gelet om onjuiste resultaten te vermijden.</w:t>
      </w:r>
    </w:p>
    <w:p w14:paraId="071ACBDB" w14:textId="5FAA5345" w:rsidR="00BD3AB2" w:rsidRPr="00CF0ECE" w:rsidRDefault="00BD3AB2" w:rsidP="00BD3AB2">
      <w:pPr>
        <w:pStyle w:val="Kop3"/>
      </w:pPr>
      <w:r>
        <w:t xml:space="preserve">Deelresultaten in </w:t>
      </w:r>
      <w:r w:rsidR="00F017BD">
        <w:t>XL</w:t>
      </w:r>
      <w:r w:rsidR="001E0123">
        <w:t>SX</w:t>
      </w:r>
      <w:r>
        <w:t>-Bestand</w:t>
      </w:r>
    </w:p>
    <w:p w14:paraId="1A786415" w14:textId="300CFEF0" w:rsidR="00D70D46" w:rsidRDefault="00D70D46" w:rsidP="00916263">
      <w:pPr>
        <w:jc w:val="both"/>
      </w:pPr>
      <w:r>
        <w:t>Het eindresultaat bestaat uit het totale energieverbruik</w:t>
      </w:r>
      <w:r w:rsidR="001E0123">
        <w:t xml:space="preserve"> op het tweede blad (onder de inputparameters) en op het derde blad als de totale outputmatrix</w:t>
      </w:r>
      <w:r w:rsidR="00ED49E9">
        <w:t xml:space="preserve">. </w:t>
      </w:r>
      <w:r w:rsidR="00FE6DE8" w:rsidRPr="00BD3AB2">
        <w:t>Het verdient aanbev</w:t>
      </w:r>
      <w:r w:rsidR="00B53CB3" w:rsidRPr="00BD3AB2">
        <w:t>eling dit bestand regelmatig te controleren. Het is</w:t>
      </w:r>
      <w:r w:rsidR="00B53CB3">
        <w:t xml:space="preserve"> eenvoudig mogelijk om </w:t>
      </w:r>
      <w:r w:rsidR="00E44E88">
        <w:t>een plot te tekenen van één parameter over het hele jaar</w:t>
      </w:r>
      <w:r w:rsidR="009F0B97">
        <w:t>. Het effect van de seizoenen is dan te zien. Door</w:t>
      </w:r>
      <w:r w:rsidR="00E44E88">
        <w:t xml:space="preserve"> in te zoomen</w:t>
      </w:r>
      <w:r w:rsidR="009F0B97">
        <w:t xml:space="preserve"> zijn</w:t>
      </w:r>
      <w:r w:rsidR="00E44E88">
        <w:t xml:space="preserve"> dag, nacht en weekeind te onderscheiden.</w:t>
      </w:r>
      <w:r w:rsidR="00AB6C34">
        <w:t xml:space="preserve"> Controleer</w:t>
      </w:r>
      <w:r w:rsidR="00B5354B">
        <w:t xml:space="preserve"> op extreme resultaten of om te zien dat bijzondere situaties geen </w:t>
      </w:r>
      <w:r w:rsidR="0021147C">
        <w:t>(significante) invloed hebben op het eindresultaat.</w:t>
      </w:r>
    </w:p>
    <w:p w14:paraId="498FA92F" w14:textId="378BC539" w:rsidR="00BD3AB2" w:rsidRPr="00CF0ECE" w:rsidRDefault="00FE3685" w:rsidP="00BD3AB2">
      <w:pPr>
        <w:pStyle w:val="Kop3"/>
      </w:pPr>
      <w:r>
        <w:t xml:space="preserve">Aantal Segmenten in </w:t>
      </w:r>
      <w:proofErr w:type="spellStart"/>
      <w:r>
        <w:t>KlimaatCascade</w:t>
      </w:r>
      <w:proofErr w:type="spellEnd"/>
      <w:r>
        <w:t xml:space="preserve"> en Zonneschoorsteen</w:t>
      </w:r>
    </w:p>
    <w:p w14:paraId="57DB8409" w14:textId="1EF2ED28" w:rsidR="00DE1C4A" w:rsidRDefault="00221629" w:rsidP="00916263">
      <w:pPr>
        <w:jc w:val="both"/>
      </w:pPr>
      <w:r>
        <w:t xml:space="preserve">In de aanpak is van belang dat zowel de zonneschoorsteen als de klimaatcascade worden gesimuleerd met </w:t>
      </w:r>
      <w:r w:rsidR="00397BB5">
        <w:t xml:space="preserve">een eindige-elementen methode. </w:t>
      </w:r>
      <w:r w:rsidR="00995C00">
        <w:t xml:space="preserve">Ze zijn opgedeeld in </w:t>
      </w:r>
      <w:r w:rsidR="00995C00" w:rsidRPr="00FE3685">
        <w:rPr>
          <w:b/>
          <w:bCs/>
        </w:rPr>
        <w:t>een aantal segmenten waarbij</w:t>
      </w:r>
      <w:r w:rsidR="00995C00">
        <w:t xml:space="preserve"> wordt aangenomen dat </w:t>
      </w:r>
      <w:r w:rsidR="00D24451">
        <w:t xml:space="preserve">binnen elk segment de variabelen (temperatuur, vochtigheid, etc.) constant zijn. </w:t>
      </w:r>
      <w:r w:rsidR="0021147C">
        <w:t xml:space="preserve">Deze aantallen zijn een veranderbare parameter in de simulatie. </w:t>
      </w:r>
      <w:r w:rsidR="00BE35C4">
        <w:t>Als het aantal segmenten te laag is</w:t>
      </w:r>
      <w:r w:rsidR="00E73BE2">
        <w:t xml:space="preserve">, </w:t>
      </w:r>
      <w:r w:rsidR="00250715">
        <w:t>wordt te ver afgeweken van deze aanname en zijn de resultaten on</w:t>
      </w:r>
      <w:r w:rsidR="00BC7AD3">
        <w:t>nauwkeurig of in extreme gevallen zelfs onjuist</w:t>
      </w:r>
      <w:r w:rsidR="00250715">
        <w:t xml:space="preserve">. </w:t>
      </w:r>
      <w:r w:rsidR="00F33BEC">
        <w:t>Hoe hoger het aantal segmenten hoe</w:t>
      </w:r>
      <w:r w:rsidR="00BC7AD3">
        <w:t xml:space="preserve"> nauwkeuriger in principe de resultaten</w:t>
      </w:r>
      <w:r w:rsidR="004916D2">
        <w:t xml:space="preserve">, maar de rekentijd neemt dan </w:t>
      </w:r>
      <w:r w:rsidR="006F1780">
        <w:t xml:space="preserve">uiteraard </w:t>
      </w:r>
      <w:r w:rsidR="004916D2">
        <w:t>toe</w:t>
      </w:r>
      <w:r w:rsidR="00BC7AD3">
        <w:t>. Een gebruikelijke manier</w:t>
      </w:r>
      <w:r w:rsidR="0002123B">
        <w:t xml:space="preserve"> om de nauwkeurigheid te controleren is: het aantal segmenten fors veranderen (bv verdubbelen) en controleren hoeveel de resultaten veranderen.</w:t>
      </w:r>
    </w:p>
    <w:p w14:paraId="5714CA21" w14:textId="257DAB8F" w:rsidR="00BD3AB2" w:rsidRPr="00CF0ECE" w:rsidRDefault="00FE3685" w:rsidP="00BD3AB2">
      <w:pPr>
        <w:pStyle w:val="Kop3"/>
      </w:pPr>
      <w:r>
        <w:t>Ventilatiedebiet laag of op nul.</w:t>
      </w:r>
    </w:p>
    <w:p w14:paraId="16E58A20" w14:textId="321D296C" w:rsidR="0060042A" w:rsidRDefault="00A32FB8" w:rsidP="00916263">
      <w:pPr>
        <w:jc w:val="both"/>
      </w:pPr>
      <w:r>
        <w:t xml:space="preserve">Een probleem ontstaat wanneer </w:t>
      </w:r>
      <w:r w:rsidRPr="00FE3685">
        <w:t xml:space="preserve">het ventilatiedebiet te laag </w:t>
      </w:r>
      <w:r w:rsidR="0017125E" w:rsidRPr="00FE3685">
        <w:t xml:space="preserve">of op nul </w:t>
      </w:r>
      <w:r w:rsidRPr="00FE3685">
        <w:t>wordt</w:t>
      </w:r>
      <w:r>
        <w:t xml:space="preserve"> ingesteld. </w:t>
      </w:r>
      <w:r w:rsidR="0017125E">
        <w:t xml:space="preserve">Voor de zonneschoorsteen is dit geen </w:t>
      </w:r>
      <w:r w:rsidR="00AC3493">
        <w:t xml:space="preserve">probleem. Maar in de klimaatcascade wordt de verblijfstijd van de lucht per segment te </w:t>
      </w:r>
      <w:r w:rsidR="00AC3493">
        <w:lastRenderedPageBreak/>
        <w:t>hoog</w:t>
      </w:r>
      <w:r w:rsidR="00FD33F7">
        <w:t xml:space="preserve"> waardoor temperatuur en vocht binnen één segment sterk kunnen veranderen. Dit leidt tot extreme (onjuiste) resultaten. </w:t>
      </w:r>
      <w:r w:rsidR="00277939">
        <w:t>Een beveiliging is ingebouwd: Wanneer het debiet nul is</w:t>
      </w:r>
      <w:r w:rsidR="00DC6429">
        <w:t xml:space="preserve"> wordt de simulatie van de klimaatcascade overgeslagen. </w:t>
      </w:r>
      <w:r w:rsidR="00D93654">
        <w:t>In dit geval</w:t>
      </w:r>
      <w:r w:rsidR="00731695">
        <w:t xml:space="preserve"> geeft overigens </w:t>
      </w:r>
      <w:r w:rsidR="00F663A8">
        <w:t xml:space="preserve">de </w:t>
      </w:r>
      <w:proofErr w:type="spellStart"/>
      <w:r w:rsidR="00F663A8">
        <w:t>Venturi</w:t>
      </w:r>
      <w:proofErr w:type="spellEnd"/>
      <w:r w:rsidR="00F663A8">
        <w:t xml:space="preserve"> een drukwinst oneindig doordat de formule voor de drukcoëfficiënt een logaritme bevat. Maar dit</w:t>
      </w:r>
      <w:r w:rsidR="0070671B">
        <w:t xml:space="preserve"> heeft geen effect op de energieberekening. Samenvattend is het dus wel mogelijk het ventilatiedebiet op nul te zetten (bv ’s nachts) maar wees </w:t>
      </w:r>
      <w:r w:rsidR="003C377C">
        <w:t>voorzichtig met zeer lage debieten. Let op de resultaten van de klimaatcascade en verhoog eventueel het aantal segmenten.</w:t>
      </w:r>
    </w:p>
    <w:p w14:paraId="03484F0B" w14:textId="5260B97B" w:rsidR="00BD3AB2" w:rsidRPr="00CF0ECE" w:rsidRDefault="00FE3685" w:rsidP="00BD3AB2">
      <w:pPr>
        <w:pStyle w:val="Kop3"/>
      </w:pPr>
      <w:r>
        <w:t xml:space="preserve">Beperkte aanpasbaarheid van het </w:t>
      </w:r>
      <w:proofErr w:type="spellStart"/>
      <w:r>
        <w:t>Ventec</w:t>
      </w:r>
      <w:proofErr w:type="spellEnd"/>
      <w:r>
        <w:t xml:space="preserve"> Dak.</w:t>
      </w:r>
    </w:p>
    <w:p w14:paraId="174C9735" w14:textId="1D31E845" w:rsidR="00FC37BB" w:rsidRDefault="007A332A" w:rsidP="00644AD2">
      <w:pPr>
        <w:jc w:val="both"/>
      </w:pPr>
      <w:r>
        <w:t xml:space="preserve">Zoals eerder besproken </w:t>
      </w:r>
      <w:r w:rsidR="00C01C35">
        <w:t xml:space="preserve">is aanpassing van </w:t>
      </w:r>
      <w:r w:rsidR="00C01C35" w:rsidRPr="00FE3685">
        <w:t xml:space="preserve">het </w:t>
      </w:r>
      <w:proofErr w:type="spellStart"/>
      <w:r w:rsidR="00C01C35" w:rsidRPr="00FE3685">
        <w:t>Ventec</w:t>
      </w:r>
      <w:proofErr w:type="spellEnd"/>
      <w:r w:rsidR="00C01C35" w:rsidRPr="00FE3685">
        <w:t xml:space="preserve"> Dak maar zéér beperkt mogelijk. </w:t>
      </w:r>
      <w:r w:rsidR="008C5DE9" w:rsidRPr="00FE3685">
        <w:t>Afmetingen zijn wel aanpasbaar (voor de IFC-simulatie) maar</w:t>
      </w:r>
      <w:r w:rsidR="00E25BC4" w:rsidRPr="00FE3685">
        <w:t xml:space="preserve"> voor de energieberekening</w:t>
      </w:r>
      <w:r w:rsidR="00E25BC4">
        <w:t xml:space="preserve"> kan alleen de keelhoogte worden ingesteld (op 1 m of 2 m). Aanpassen van andere afmetingen heeft geen effect op de energieberekening. Het model is</w:t>
      </w:r>
      <w:r w:rsidR="005B1626">
        <w:t xml:space="preserve"> ontwikkeld voor een vaste vorm (bv hoogte : keelhoogte = 3:1). Een model voor afwijkende vormen en afmetingen zou wenselijk zijn, maar </w:t>
      </w:r>
      <w:r w:rsidR="00933FDB">
        <w:t xml:space="preserve">vraagt goede CFD-simulatie en </w:t>
      </w:r>
      <w:r w:rsidR="005B1626">
        <w:t>is nog niet ontwikkeld.</w:t>
      </w:r>
    </w:p>
    <w:p w14:paraId="7A3C51C1" w14:textId="6946382B" w:rsidR="00BD3AB2" w:rsidRPr="00CF0ECE" w:rsidRDefault="00FE3685" w:rsidP="00BD3AB2">
      <w:pPr>
        <w:pStyle w:val="Kop3"/>
      </w:pPr>
      <w:r>
        <w:t>Beperkt geldigheidsgebied van gebruikte formules</w:t>
      </w:r>
    </w:p>
    <w:p w14:paraId="3BDA5313" w14:textId="2976B58E" w:rsidR="00916263" w:rsidRDefault="00933FDB" w:rsidP="00644AD2">
      <w:pPr>
        <w:jc w:val="both"/>
      </w:pPr>
      <w:r>
        <w:t xml:space="preserve">De formules in het model </w:t>
      </w:r>
      <w:r w:rsidR="007D69FB">
        <w:t xml:space="preserve">zijn ontwikkeld voor een </w:t>
      </w:r>
      <w:r w:rsidR="007D69FB" w:rsidRPr="00FE3685">
        <w:t>bepaald geldigheidsgebied dat helaas</w:t>
      </w:r>
      <w:r w:rsidR="007D69FB">
        <w:t xml:space="preserve"> vaak </w:t>
      </w:r>
      <w:r w:rsidR="00516695">
        <w:t>(nog)</w:t>
      </w:r>
      <w:r w:rsidR="007D69FB">
        <w:t xml:space="preserve"> niet is vastgelegd. </w:t>
      </w:r>
      <w:r w:rsidR="00516695">
        <w:t xml:space="preserve">Dit geldt bv </w:t>
      </w:r>
      <w:r w:rsidR="007E7A53">
        <w:t xml:space="preserve">(maar niet uitsluitend) </w:t>
      </w:r>
      <w:r w:rsidR="00516695">
        <w:t>voor warmt</w:t>
      </w:r>
      <w:r w:rsidR="00CC3357">
        <w:t>e</w:t>
      </w:r>
      <w:r w:rsidR="00516695">
        <w:t>overdrachtscoëfficiënten in de zonneschoorsteen.</w:t>
      </w:r>
      <w:r w:rsidR="007E7A53">
        <w:t xml:space="preserve"> Let dus op wanneer afwijkende omstandigheden optreden</w:t>
      </w:r>
      <w:r w:rsidR="00A00FEC">
        <w:t xml:space="preserve"> en controleer deelresultaten.</w:t>
      </w:r>
      <w:r w:rsidR="00644AD2">
        <w:t xml:space="preserve"> Bijzonder</w:t>
      </w:r>
      <w:r w:rsidR="002C6E9A">
        <w:t xml:space="preserve"> is d</w:t>
      </w:r>
      <w:r w:rsidR="00151E6B">
        <w:t>e (meteorologische) formule voor correctie van de windsnelheid (voor hoogte en terrein).</w:t>
      </w:r>
      <w:r w:rsidR="00F92523">
        <w:t xml:space="preserve"> Die formule is niet ontwikkeld voor hoogtes in de orde van de </w:t>
      </w:r>
      <w:r w:rsidR="00D01418">
        <w:t>‘verplaatstingshoogte’ (in ons model 10 m). Vanwege een logaritme komt</w:t>
      </w:r>
      <w:r w:rsidR="00251EC2">
        <w:t xml:space="preserve"> er zelfs geen antwoord als de hoogte (boven het maaiveld) lager is dan deze waarde.</w:t>
      </w:r>
    </w:p>
    <w:p w14:paraId="68D739BD" w14:textId="7802FB34" w:rsidR="001108FA" w:rsidRPr="00CF0ECE" w:rsidRDefault="001108FA" w:rsidP="001108FA">
      <w:pPr>
        <w:pStyle w:val="Kop3"/>
      </w:pPr>
      <w:r>
        <w:t xml:space="preserve">Hoogte en positionering van Zonneschoorsteen en </w:t>
      </w:r>
      <w:proofErr w:type="spellStart"/>
      <w:r>
        <w:t>KlimaatCascade</w:t>
      </w:r>
      <w:proofErr w:type="spellEnd"/>
      <w:r>
        <w:t>.</w:t>
      </w:r>
    </w:p>
    <w:p w14:paraId="3A625157" w14:textId="63912C3E" w:rsidR="001108FA" w:rsidRDefault="001108FA" w:rsidP="00644AD2">
      <w:pPr>
        <w:jc w:val="both"/>
      </w:pPr>
      <w:r>
        <w:t>Bij de eerste ontwikkeling van het EWF-model werd ervanuit gegaan dat</w:t>
      </w:r>
      <w:r w:rsidR="00AA22CF">
        <w:t xml:space="preserve"> </w:t>
      </w:r>
      <w:proofErr w:type="spellStart"/>
      <w:r w:rsidR="00AA22CF">
        <w:t>ZonneSchoorsteen</w:t>
      </w:r>
      <w:proofErr w:type="spellEnd"/>
      <w:r w:rsidR="00AA22CF">
        <w:t xml:space="preserve"> en </w:t>
      </w:r>
      <w:proofErr w:type="spellStart"/>
      <w:r w:rsidR="00AA22CF">
        <w:t>KlimaatCascade</w:t>
      </w:r>
      <w:proofErr w:type="spellEnd"/>
      <w:r w:rsidR="00AA22CF">
        <w:t xml:space="preserve"> over de hele hoogte van het gebouw lopen. In de praktijk is dat vaak niet het geval.</w:t>
      </w:r>
      <w:r w:rsidR="0079046B">
        <w:t xml:space="preserve"> </w:t>
      </w:r>
      <w:r w:rsidR="00023768">
        <w:t>In het huidige model wordt d</w:t>
      </w:r>
      <w:r w:rsidR="00DF5B62">
        <w:t xml:space="preserve">e trek/druk </w:t>
      </w:r>
      <w:r w:rsidR="00023768">
        <w:t>berekend voor de hoogte van deze elementen. Verdiepingen die</w:t>
      </w:r>
      <w:r w:rsidR="00B82DFD">
        <w:t xml:space="preserve"> lager dan de onderkant liggen worden dus (nog) niet meegerekend.</w:t>
      </w:r>
    </w:p>
    <w:p w14:paraId="2F82C7DC" w14:textId="493EBB10" w:rsidR="007C3F41" w:rsidRPr="00CF0ECE" w:rsidRDefault="007C3F41" w:rsidP="007C3F41">
      <w:pPr>
        <w:pStyle w:val="Kop3"/>
      </w:pPr>
      <w:r>
        <w:t>Opwarmen van de WKO</w:t>
      </w:r>
    </w:p>
    <w:p w14:paraId="76A02D8B" w14:textId="469DF9B7" w:rsidR="006A7A8A" w:rsidRDefault="006A7A8A" w:rsidP="007C3F41">
      <w:pPr>
        <w:jc w:val="both"/>
      </w:pPr>
      <w:r>
        <w:t xml:space="preserve">Wanneer de </w:t>
      </w:r>
      <w:r w:rsidR="00F25D25">
        <w:t xml:space="preserve">warme lucht uit de zonneschoorsteen niet nodig is om instromende lucht op te warmen (in de zomer) </w:t>
      </w:r>
      <w:r w:rsidR="00EE4B3E">
        <w:t>kan deze worden gebruikt om</w:t>
      </w:r>
      <w:r w:rsidR="00623DF7">
        <w:t xml:space="preserve"> de WKO op te warmen. Dit is </w:t>
      </w:r>
      <w:r w:rsidR="00BF0C8B">
        <w:t xml:space="preserve">niet opgenomen in het huidige model. Deels omdat het niet duidelijk is of al de </w:t>
      </w:r>
      <w:r w:rsidR="00147A50">
        <w:t>warmte die uit de lucht kan worden teruggewonnen ook nodig is om de WKO op te wachten</w:t>
      </w:r>
      <w:r w:rsidR="00BA3F61">
        <w:t xml:space="preserve">. </w:t>
      </w:r>
      <w:r w:rsidR="00D400C9">
        <w:t xml:space="preserve">Deels omdat </w:t>
      </w:r>
      <w:r w:rsidR="00452B5A">
        <w:t xml:space="preserve">niet eenvoudig te schatten is wat de bereikte bezuiniging in elektrische energie is. De </w:t>
      </w:r>
      <w:r w:rsidR="00D53C15">
        <w:t>te oogsten warmte is wel eenvoudig uit te rekenen en bv te vergelijken met verwarmings- en koelbehoefte van het beoogde gebouw.</w:t>
      </w:r>
    </w:p>
    <w:p w14:paraId="473A0682" w14:textId="3EDED6AB" w:rsidR="007C3F41" w:rsidRDefault="007C3F41" w:rsidP="007C3F41">
      <w:pPr>
        <w:jc w:val="both"/>
      </w:pPr>
    </w:p>
    <w:p w14:paraId="41DFBC8F" w14:textId="77777777" w:rsidR="00251EC2" w:rsidRPr="00916263" w:rsidRDefault="00251EC2" w:rsidP="00644AD2">
      <w:pPr>
        <w:jc w:val="both"/>
      </w:pPr>
    </w:p>
    <w:p w14:paraId="54624971" w14:textId="77777777" w:rsidR="00115304" w:rsidRDefault="00115304" w:rsidP="00115304">
      <w:pPr>
        <w:suppressAutoHyphens/>
        <w:spacing w:after="0" w:line="240" w:lineRule="auto"/>
      </w:pPr>
      <w:r>
        <w:br w:type="page"/>
      </w:r>
    </w:p>
    <w:tbl>
      <w:tblPr>
        <w:tblW w:w="9237" w:type="dxa"/>
        <w:jc w:val="center"/>
        <w:tblLook w:val="04A0" w:firstRow="1" w:lastRow="0" w:firstColumn="1" w:lastColumn="0" w:noHBand="0" w:noVBand="1"/>
      </w:tblPr>
      <w:tblGrid>
        <w:gridCol w:w="3681"/>
        <w:gridCol w:w="3118"/>
        <w:gridCol w:w="1077"/>
        <w:gridCol w:w="1361"/>
      </w:tblGrid>
      <w:tr w:rsidR="00115304" w:rsidRPr="00F83A2C" w14:paraId="27C400E2" w14:textId="77777777" w:rsidTr="0001725A">
        <w:trPr>
          <w:trHeight w:val="288"/>
          <w:jc w:val="center"/>
        </w:trPr>
        <w:tc>
          <w:tcPr>
            <w:tcW w:w="9237" w:type="dxa"/>
            <w:gridSpan w:val="4"/>
            <w:tcBorders>
              <w:top w:val="single" w:sz="4" w:space="0" w:color="auto"/>
              <w:left w:val="single" w:sz="4" w:space="0" w:color="auto"/>
              <w:bottom w:val="single" w:sz="4" w:space="0" w:color="auto"/>
              <w:right w:val="single" w:sz="4" w:space="0" w:color="auto"/>
            </w:tcBorders>
          </w:tcPr>
          <w:p w14:paraId="59A8474B" w14:textId="71988E95" w:rsidR="00115304" w:rsidRPr="00885298" w:rsidRDefault="00115304" w:rsidP="0001725A">
            <w:pPr>
              <w:spacing w:after="0" w:line="240" w:lineRule="auto"/>
              <w:rPr>
                <w:rFonts w:ascii="Aptos Narrow" w:eastAsia="Times New Roman" w:hAnsi="Aptos Narrow" w:cs="Times New Roman"/>
                <w:i/>
                <w:iCs/>
                <w:color w:val="000000"/>
                <w:lang w:eastAsia="en-GB"/>
              </w:rPr>
            </w:pPr>
            <w:r w:rsidRPr="00885298">
              <w:rPr>
                <w:rFonts w:ascii="Aptos Narrow" w:eastAsia="Times New Roman" w:hAnsi="Aptos Narrow" w:cs="Times New Roman"/>
                <w:i/>
                <w:iCs/>
                <w:color w:val="000000"/>
                <w:lang w:eastAsia="en-GB"/>
              </w:rPr>
              <w:lastRenderedPageBreak/>
              <w:t xml:space="preserve">Tabel: </w:t>
            </w:r>
            <w:r>
              <w:rPr>
                <w:rFonts w:ascii="Aptos Narrow" w:eastAsia="Times New Roman" w:hAnsi="Aptos Narrow" w:cs="Times New Roman"/>
                <w:i/>
                <w:iCs/>
                <w:color w:val="000000"/>
                <w:lang w:eastAsia="en-GB"/>
              </w:rPr>
              <w:t>Overzicht i</w:t>
            </w:r>
            <w:r w:rsidRPr="00885298">
              <w:rPr>
                <w:rFonts w:ascii="Aptos Narrow" w:eastAsia="Times New Roman" w:hAnsi="Aptos Narrow" w:cs="Times New Roman"/>
                <w:i/>
                <w:iCs/>
                <w:color w:val="000000"/>
                <w:lang w:eastAsia="en-GB"/>
              </w:rPr>
              <w:t>nstelbare parameters energiesimulatie EWF</w:t>
            </w:r>
          </w:p>
        </w:tc>
      </w:tr>
      <w:tr w:rsidR="00115304" w:rsidRPr="00F83A2C" w14:paraId="04DDD5EC"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2562A283" w14:textId="77777777" w:rsidR="00115304"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KlimaatCascade</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4014F3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5148995E"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69308150" w14:textId="77777777" w:rsidR="00115304" w:rsidRPr="006669E6"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0215CD63"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D647BE0" w14:textId="0AD50EE9"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sidRPr="00F83A2C">
              <w:rPr>
                <w:rFonts w:ascii="Aptos Narrow" w:eastAsia="Times New Roman" w:hAnsi="Aptos Narrow" w:cs="Times New Roman"/>
                <w:noProof/>
                <w:color w:val="000000"/>
                <w:lang w:eastAsia="en-GB"/>
              </w:rPr>
              <w:t>_</w:t>
            </w:r>
            <w:r w:rsidR="003A2BFE">
              <w:rPr>
                <w:rFonts w:ascii="Aptos Narrow" w:eastAsia="Times New Roman" w:hAnsi="Aptos Narrow" w:cs="Times New Roman"/>
                <w:noProof/>
                <w:color w:val="000000"/>
                <w:lang w:eastAsia="en-GB"/>
              </w:rPr>
              <w:t>Hoogte</w:t>
            </w:r>
          </w:p>
        </w:tc>
        <w:tc>
          <w:tcPr>
            <w:tcW w:w="3118" w:type="dxa"/>
            <w:tcBorders>
              <w:top w:val="single" w:sz="4" w:space="0" w:color="auto"/>
              <w:left w:val="single" w:sz="4" w:space="0" w:color="auto"/>
              <w:bottom w:val="single" w:sz="4" w:space="0" w:color="auto"/>
              <w:right w:val="single" w:sz="4" w:space="0" w:color="auto"/>
            </w:tcBorders>
          </w:tcPr>
          <w:p w14:paraId="22F1229C"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7C9732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265410D0"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02FF2ECF"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19750FEE" w14:textId="388FABF9"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sidRPr="00F83A2C">
              <w:rPr>
                <w:rFonts w:ascii="Aptos Narrow" w:eastAsia="Times New Roman" w:hAnsi="Aptos Narrow" w:cs="Times New Roman"/>
                <w:noProof/>
                <w:color w:val="000000"/>
                <w:lang w:eastAsia="en-GB"/>
              </w:rPr>
              <w:t>_</w:t>
            </w:r>
            <w:r w:rsidR="003A2BFE">
              <w:rPr>
                <w:rFonts w:ascii="Aptos Narrow" w:eastAsia="Times New Roman" w:hAnsi="Aptos Narrow" w:cs="Times New Roman"/>
                <w:noProof/>
                <w:color w:val="000000"/>
                <w:lang w:eastAsia="en-GB"/>
              </w:rPr>
              <w:t>Breedte</w:t>
            </w:r>
          </w:p>
        </w:tc>
        <w:tc>
          <w:tcPr>
            <w:tcW w:w="3118" w:type="dxa"/>
            <w:tcBorders>
              <w:top w:val="single" w:sz="4" w:space="0" w:color="auto"/>
              <w:left w:val="single" w:sz="4" w:space="0" w:color="auto"/>
              <w:bottom w:val="single" w:sz="4" w:space="0" w:color="auto"/>
              <w:right w:val="single" w:sz="4" w:space="0" w:color="auto"/>
            </w:tcBorders>
          </w:tcPr>
          <w:p w14:paraId="3AF0E372"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46526FE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639C6C9A"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2717BF54"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12B36D08" w14:textId="481D2DFA"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Pr>
                <w:rFonts w:ascii="Aptos Narrow" w:eastAsia="Times New Roman" w:hAnsi="Aptos Narrow" w:cs="Times New Roman"/>
                <w:noProof/>
                <w:color w:val="000000"/>
                <w:lang w:eastAsia="en-GB"/>
              </w:rPr>
              <w:t>_</w:t>
            </w:r>
            <w:r w:rsidR="003A2BFE">
              <w:rPr>
                <w:rFonts w:ascii="Aptos Narrow" w:eastAsia="Times New Roman" w:hAnsi="Aptos Narrow" w:cs="Times New Roman"/>
                <w:noProof/>
                <w:color w:val="000000"/>
                <w:lang w:eastAsia="en-GB"/>
              </w:rPr>
              <w:t>Diepte</w:t>
            </w:r>
          </w:p>
        </w:tc>
        <w:tc>
          <w:tcPr>
            <w:tcW w:w="3118" w:type="dxa"/>
            <w:tcBorders>
              <w:top w:val="single" w:sz="4" w:space="0" w:color="auto"/>
              <w:left w:val="single" w:sz="4" w:space="0" w:color="auto"/>
              <w:bottom w:val="single" w:sz="4" w:space="0" w:color="auto"/>
              <w:right w:val="single" w:sz="4" w:space="0" w:color="auto"/>
            </w:tcBorders>
          </w:tcPr>
          <w:p w14:paraId="086A775F"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7772291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71A020D0"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5F93DE3A"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5513C56B" w14:textId="2E3F7C1E"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Pr>
                <w:rFonts w:ascii="Aptos Narrow" w:eastAsia="Times New Roman" w:hAnsi="Aptos Narrow" w:cs="Times New Roman"/>
                <w:noProof/>
                <w:color w:val="000000"/>
                <w:lang w:eastAsia="en-GB"/>
              </w:rPr>
              <w:t>_</w:t>
            </w:r>
            <w:r w:rsidR="007D3A58">
              <w:rPr>
                <w:rFonts w:ascii="Aptos Narrow" w:eastAsia="Times New Roman" w:hAnsi="Aptos Narrow" w:cs="Times New Roman"/>
                <w:noProof/>
                <w:color w:val="000000"/>
                <w:lang w:eastAsia="en-GB"/>
              </w:rPr>
              <w:t>T</w:t>
            </w:r>
            <w:r w:rsidR="00115304" w:rsidRPr="00F83A2C">
              <w:rPr>
                <w:rFonts w:ascii="Aptos Narrow" w:eastAsia="Times New Roman" w:hAnsi="Aptos Narrow" w:cs="Times New Roman"/>
                <w:noProof/>
                <w:color w:val="000000"/>
                <w:lang w:eastAsia="en-GB"/>
              </w:rPr>
              <w:t>emp_</w:t>
            </w:r>
            <w:r w:rsidR="007D3A58">
              <w:rPr>
                <w:rFonts w:ascii="Aptos Narrow" w:eastAsia="Times New Roman" w:hAnsi="Aptos Narrow" w:cs="Times New Roman"/>
                <w:noProof/>
                <w:color w:val="000000"/>
                <w:lang w:eastAsia="en-GB"/>
              </w:rPr>
              <w:t>W</w:t>
            </w:r>
            <w:r w:rsidR="00115304" w:rsidRPr="00F83A2C">
              <w:rPr>
                <w:rFonts w:ascii="Aptos Narrow" w:eastAsia="Times New Roman" w:hAnsi="Aptos Narrow" w:cs="Times New Roman"/>
                <w:noProof/>
                <w:color w:val="000000"/>
                <w:lang w:eastAsia="en-GB"/>
              </w:rPr>
              <w:t>ater</w:t>
            </w:r>
          </w:p>
        </w:tc>
        <w:tc>
          <w:tcPr>
            <w:tcW w:w="3118" w:type="dxa"/>
            <w:tcBorders>
              <w:top w:val="single" w:sz="4" w:space="0" w:color="auto"/>
              <w:left w:val="single" w:sz="4" w:space="0" w:color="auto"/>
              <w:bottom w:val="single" w:sz="4" w:space="0" w:color="auto"/>
              <w:right w:val="single" w:sz="4" w:space="0" w:color="auto"/>
            </w:tcBorders>
          </w:tcPr>
          <w:p w14:paraId="728973C8"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(nog) vaste temperatuur</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E2BBEA9" w14:textId="77777777" w:rsidR="00115304" w:rsidRPr="00F83A2C" w:rsidRDefault="00115304" w:rsidP="0001725A">
            <w:pPr>
              <w:spacing w:after="0" w:line="240" w:lineRule="auto"/>
              <w:rPr>
                <w:rFonts w:ascii="Aptos Narrow" w:eastAsia="Times New Roman" w:hAnsi="Aptos Narrow" w:cs="Times New Roman"/>
                <w:color w:val="000000"/>
                <w:lang w:eastAsia="en-GB"/>
              </w:rPr>
            </w:pPr>
            <w:proofErr w:type="spellStart"/>
            <w:r w:rsidRPr="00F83A2C">
              <w:rPr>
                <w:rFonts w:ascii="Aptos Narrow" w:eastAsia="Times New Roman" w:hAnsi="Aptos Narrow" w:cs="Times New Roman"/>
                <w:color w:val="000000"/>
                <w:lang w:eastAsia="en-GB"/>
              </w:rPr>
              <w:t>degC</w:t>
            </w:r>
            <w:proofErr w:type="spellEnd"/>
          </w:p>
        </w:tc>
        <w:tc>
          <w:tcPr>
            <w:tcW w:w="1361" w:type="dxa"/>
            <w:tcBorders>
              <w:top w:val="single" w:sz="4" w:space="0" w:color="auto"/>
              <w:left w:val="nil"/>
              <w:bottom w:val="single" w:sz="4" w:space="0" w:color="auto"/>
              <w:right w:val="single" w:sz="4" w:space="0" w:color="auto"/>
            </w:tcBorders>
            <w:noWrap/>
            <w:vAlign w:val="bottom"/>
            <w:hideMark/>
          </w:tcPr>
          <w:p w14:paraId="0F3E2EBE"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13</w:t>
            </w:r>
          </w:p>
        </w:tc>
      </w:tr>
      <w:tr w:rsidR="00115304" w:rsidRPr="00F83A2C" w14:paraId="47D89FB5"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46C1418B" w14:textId="0109E658" w:rsidR="00115304" w:rsidRPr="001065C3" w:rsidRDefault="00262865" w:rsidP="0001725A">
            <w:pPr>
              <w:spacing w:after="0" w:line="240" w:lineRule="auto"/>
              <w:rPr>
                <w:rFonts w:ascii="Aptos Narrow" w:eastAsia="Times New Roman" w:hAnsi="Aptos Narrow" w:cs="Times New Roman"/>
                <w:noProof/>
                <w:color w:val="000000"/>
                <w:lang w:eastAsia="en-GB"/>
              </w:rPr>
            </w:pPr>
            <w:r w:rsidRPr="001065C3">
              <w:rPr>
                <w:rFonts w:ascii="Aptos Narrow" w:eastAsia="Times New Roman" w:hAnsi="Aptos Narrow" w:cs="Times New Roman"/>
                <w:noProof/>
                <w:color w:val="000000"/>
                <w:lang w:eastAsia="en-GB"/>
              </w:rPr>
              <w:t>KC</w:t>
            </w:r>
            <w:r w:rsidR="00115304" w:rsidRPr="001065C3">
              <w:rPr>
                <w:rFonts w:ascii="Aptos Narrow" w:eastAsia="Times New Roman" w:hAnsi="Aptos Narrow" w:cs="Times New Roman"/>
                <w:noProof/>
                <w:color w:val="000000"/>
                <w:lang w:eastAsia="en-GB"/>
              </w:rPr>
              <w:t>_</w:t>
            </w:r>
            <w:r w:rsidR="00AC3ED8" w:rsidRPr="001065C3">
              <w:rPr>
                <w:rFonts w:ascii="Aptos Narrow" w:eastAsia="Times New Roman" w:hAnsi="Aptos Narrow" w:cs="Times New Roman"/>
                <w:noProof/>
                <w:color w:val="000000"/>
                <w:lang w:eastAsia="en-GB"/>
              </w:rPr>
              <w:t>T</w:t>
            </w:r>
            <w:r w:rsidR="00115304" w:rsidRPr="001065C3">
              <w:rPr>
                <w:rFonts w:ascii="Aptos Narrow" w:eastAsia="Times New Roman" w:hAnsi="Aptos Narrow" w:cs="Times New Roman"/>
                <w:noProof/>
                <w:color w:val="000000"/>
                <w:lang w:eastAsia="en-GB"/>
              </w:rPr>
              <w:t>emp_</w:t>
            </w:r>
            <w:r w:rsidR="00AC3ED8" w:rsidRPr="001065C3">
              <w:rPr>
                <w:rFonts w:ascii="Aptos Narrow" w:eastAsia="Times New Roman" w:hAnsi="Aptos Narrow" w:cs="Times New Roman"/>
                <w:noProof/>
                <w:color w:val="000000"/>
                <w:lang w:eastAsia="en-GB"/>
              </w:rPr>
              <w:t>Lucht</w:t>
            </w:r>
            <w:r w:rsidR="00115304" w:rsidRPr="001065C3">
              <w:rPr>
                <w:rFonts w:ascii="Aptos Narrow" w:eastAsia="Times New Roman" w:hAnsi="Aptos Narrow" w:cs="Times New Roman"/>
                <w:noProof/>
                <w:color w:val="000000"/>
                <w:lang w:eastAsia="en-GB"/>
              </w:rPr>
              <w:t>_in_</w:t>
            </w:r>
            <w:r w:rsidR="00AC3ED8" w:rsidRPr="001065C3">
              <w:rPr>
                <w:rFonts w:ascii="Aptos Narrow" w:eastAsia="Times New Roman" w:hAnsi="Aptos Narrow" w:cs="Times New Roman"/>
                <w:noProof/>
                <w:color w:val="000000"/>
                <w:lang w:eastAsia="en-GB"/>
              </w:rPr>
              <w:t>Drempel</w:t>
            </w:r>
          </w:p>
        </w:tc>
        <w:tc>
          <w:tcPr>
            <w:tcW w:w="3118" w:type="dxa"/>
            <w:tcBorders>
              <w:top w:val="single" w:sz="4" w:space="0" w:color="auto"/>
              <w:left w:val="single" w:sz="4" w:space="0" w:color="auto"/>
              <w:bottom w:val="single" w:sz="4" w:space="0" w:color="auto"/>
              <w:right w:val="single" w:sz="4" w:space="0" w:color="auto"/>
            </w:tcBorders>
          </w:tcPr>
          <w:p w14:paraId="7EFC4F9A"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schakelpt zomer &lt;&gt; winter</w:t>
            </w:r>
          </w:p>
        </w:tc>
        <w:tc>
          <w:tcPr>
            <w:tcW w:w="1077" w:type="dxa"/>
            <w:tcBorders>
              <w:top w:val="single" w:sz="4" w:space="0" w:color="auto"/>
              <w:left w:val="single" w:sz="4" w:space="0" w:color="auto"/>
              <w:bottom w:val="single" w:sz="4" w:space="0" w:color="auto"/>
              <w:right w:val="single" w:sz="4" w:space="0" w:color="auto"/>
            </w:tcBorders>
            <w:noWrap/>
            <w:vAlign w:val="bottom"/>
          </w:tcPr>
          <w:p w14:paraId="3086CC8B" w14:textId="77777777" w:rsidR="00115304" w:rsidRPr="00F83A2C" w:rsidRDefault="00115304" w:rsidP="0001725A">
            <w:pPr>
              <w:spacing w:after="0" w:line="240" w:lineRule="auto"/>
              <w:rPr>
                <w:rFonts w:ascii="Aptos Narrow" w:eastAsia="Times New Roman" w:hAnsi="Aptos Narrow" w:cs="Times New Roman"/>
                <w:color w:val="000000"/>
                <w:lang w:eastAsia="en-GB"/>
              </w:rPr>
            </w:pPr>
            <w:proofErr w:type="spellStart"/>
            <w:r>
              <w:rPr>
                <w:rFonts w:ascii="Aptos Narrow" w:eastAsia="Times New Roman" w:hAnsi="Aptos Narrow" w:cs="Times New Roman"/>
                <w:color w:val="000000"/>
                <w:lang w:eastAsia="en-GB"/>
              </w:rPr>
              <w:t>degC</w:t>
            </w:r>
            <w:proofErr w:type="spellEnd"/>
          </w:p>
        </w:tc>
        <w:tc>
          <w:tcPr>
            <w:tcW w:w="1361" w:type="dxa"/>
            <w:tcBorders>
              <w:top w:val="single" w:sz="4" w:space="0" w:color="auto"/>
              <w:left w:val="nil"/>
              <w:bottom w:val="single" w:sz="4" w:space="0" w:color="auto"/>
              <w:right w:val="single" w:sz="4" w:space="0" w:color="auto"/>
            </w:tcBorders>
            <w:noWrap/>
            <w:vAlign w:val="bottom"/>
          </w:tcPr>
          <w:p w14:paraId="3E61C53E" w14:textId="77777777" w:rsidR="00115304" w:rsidRDefault="00115304" w:rsidP="0001725A">
            <w:pPr>
              <w:spacing w:after="0" w:line="240" w:lineRule="auto"/>
              <w:rPr>
                <w:rFonts w:ascii="Aptos Narrow" w:eastAsia="Times New Roman" w:hAnsi="Aptos Narrow" w:cs="Times New Roman"/>
                <w:color w:val="000000"/>
                <w:lang w:eastAsia="en-GB"/>
              </w:rPr>
            </w:pPr>
          </w:p>
        </w:tc>
      </w:tr>
      <w:tr w:rsidR="00115304" w:rsidRPr="00F83A2C" w14:paraId="2CF0A024"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5C73C7D5" w14:textId="59399B07" w:rsidR="00115304" w:rsidRPr="00D7771D" w:rsidRDefault="00262865" w:rsidP="0001725A">
            <w:pPr>
              <w:spacing w:after="0" w:line="240" w:lineRule="auto"/>
              <w:rPr>
                <w:rFonts w:ascii="Aptos Narrow" w:eastAsia="Times New Roman" w:hAnsi="Aptos Narrow" w:cs="Times New Roman"/>
                <w:noProof/>
                <w:color w:val="000000"/>
                <w:lang w:val="en-GB" w:eastAsia="en-GB"/>
              </w:rPr>
            </w:pPr>
            <w:r>
              <w:rPr>
                <w:rFonts w:ascii="Aptos Narrow" w:eastAsia="Times New Roman" w:hAnsi="Aptos Narrow" w:cs="Times New Roman"/>
                <w:noProof/>
                <w:color w:val="000000"/>
                <w:lang w:val="en-GB" w:eastAsia="en-GB"/>
              </w:rPr>
              <w:t>KC</w:t>
            </w:r>
            <w:r w:rsidR="00115304" w:rsidRPr="00D7771D">
              <w:rPr>
                <w:rFonts w:ascii="Aptos Narrow" w:eastAsia="Times New Roman" w:hAnsi="Aptos Narrow" w:cs="Times New Roman"/>
                <w:noProof/>
                <w:color w:val="000000"/>
                <w:lang w:val="en-GB" w:eastAsia="en-GB"/>
              </w:rPr>
              <w:t>_</w:t>
            </w:r>
            <w:r w:rsidR="00AC3ED8">
              <w:rPr>
                <w:rFonts w:ascii="Aptos Narrow" w:eastAsia="Times New Roman" w:hAnsi="Aptos Narrow" w:cs="Times New Roman"/>
                <w:noProof/>
                <w:color w:val="000000"/>
                <w:lang w:val="en-GB" w:eastAsia="en-GB"/>
              </w:rPr>
              <w:t>T</w:t>
            </w:r>
            <w:r w:rsidR="00115304" w:rsidRPr="00D7771D">
              <w:rPr>
                <w:rFonts w:ascii="Aptos Narrow" w:eastAsia="Times New Roman" w:hAnsi="Aptos Narrow" w:cs="Times New Roman"/>
                <w:noProof/>
                <w:color w:val="000000"/>
                <w:lang w:val="en-GB" w:eastAsia="en-GB"/>
              </w:rPr>
              <w:t>emp_</w:t>
            </w:r>
            <w:r w:rsidR="00AC3ED8">
              <w:rPr>
                <w:rFonts w:ascii="Aptos Narrow" w:eastAsia="Times New Roman" w:hAnsi="Aptos Narrow" w:cs="Times New Roman"/>
                <w:noProof/>
                <w:color w:val="000000"/>
                <w:lang w:val="en-GB" w:eastAsia="en-GB"/>
              </w:rPr>
              <w:t>Lucht_In_Set</w:t>
            </w:r>
          </w:p>
        </w:tc>
        <w:tc>
          <w:tcPr>
            <w:tcW w:w="3118" w:type="dxa"/>
            <w:tcBorders>
              <w:top w:val="single" w:sz="4" w:space="0" w:color="auto"/>
              <w:left w:val="single" w:sz="4" w:space="0" w:color="auto"/>
              <w:bottom w:val="single" w:sz="4" w:space="0" w:color="auto"/>
              <w:right w:val="single" w:sz="4" w:space="0" w:color="auto"/>
            </w:tcBorders>
          </w:tcPr>
          <w:p w14:paraId="60C6117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setpoint zomeregeling</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2999E3D2" w14:textId="77777777" w:rsidR="00115304" w:rsidRPr="00F83A2C" w:rsidRDefault="00115304" w:rsidP="0001725A">
            <w:pPr>
              <w:spacing w:after="0" w:line="240" w:lineRule="auto"/>
              <w:rPr>
                <w:rFonts w:ascii="Aptos Narrow" w:eastAsia="Times New Roman" w:hAnsi="Aptos Narrow" w:cs="Times New Roman"/>
                <w:color w:val="000000"/>
                <w:lang w:eastAsia="en-GB"/>
              </w:rPr>
            </w:pPr>
            <w:proofErr w:type="spellStart"/>
            <w:r w:rsidRPr="00F83A2C">
              <w:rPr>
                <w:rFonts w:ascii="Aptos Narrow" w:eastAsia="Times New Roman" w:hAnsi="Aptos Narrow" w:cs="Times New Roman"/>
                <w:color w:val="000000"/>
                <w:lang w:eastAsia="en-GB"/>
              </w:rPr>
              <w:t>degC</w:t>
            </w:r>
            <w:proofErr w:type="spellEnd"/>
          </w:p>
        </w:tc>
        <w:tc>
          <w:tcPr>
            <w:tcW w:w="1361" w:type="dxa"/>
            <w:tcBorders>
              <w:top w:val="single" w:sz="4" w:space="0" w:color="auto"/>
              <w:left w:val="nil"/>
              <w:bottom w:val="single" w:sz="4" w:space="0" w:color="auto"/>
              <w:right w:val="single" w:sz="4" w:space="0" w:color="auto"/>
            </w:tcBorders>
            <w:noWrap/>
            <w:vAlign w:val="bottom"/>
            <w:hideMark/>
          </w:tcPr>
          <w:p w14:paraId="0FC5A8F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17</w:t>
            </w:r>
          </w:p>
        </w:tc>
      </w:tr>
      <w:tr w:rsidR="00115304" w:rsidRPr="00F83A2C" w14:paraId="71F339F2"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263C61B1" w14:textId="4772E0B9"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Pr>
                <w:rFonts w:ascii="Aptos Narrow" w:eastAsia="Times New Roman" w:hAnsi="Aptos Narrow" w:cs="Times New Roman"/>
                <w:noProof/>
                <w:color w:val="000000"/>
                <w:lang w:eastAsia="en-GB"/>
              </w:rPr>
              <w:t>_</w:t>
            </w:r>
            <w:r w:rsidR="00AC3ED8">
              <w:rPr>
                <w:rFonts w:ascii="Aptos Narrow" w:eastAsia="Times New Roman" w:hAnsi="Aptos Narrow" w:cs="Times New Roman"/>
                <w:noProof/>
                <w:color w:val="000000"/>
                <w:lang w:eastAsia="en-GB"/>
              </w:rPr>
              <w:t>Vocht_Abs_Uit_Set</w:t>
            </w:r>
          </w:p>
        </w:tc>
        <w:tc>
          <w:tcPr>
            <w:tcW w:w="3118" w:type="dxa"/>
            <w:tcBorders>
              <w:top w:val="single" w:sz="4" w:space="0" w:color="auto"/>
              <w:left w:val="single" w:sz="4" w:space="0" w:color="auto"/>
              <w:bottom w:val="single" w:sz="4" w:space="0" w:color="auto"/>
              <w:right w:val="single" w:sz="4" w:space="0" w:color="auto"/>
            </w:tcBorders>
          </w:tcPr>
          <w:p w14:paraId="757C8A4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setpoint winterregeling</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45D0E057"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g/kg</w:t>
            </w:r>
          </w:p>
        </w:tc>
        <w:tc>
          <w:tcPr>
            <w:tcW w:w="1361" w:type="dxa"/>
            <w:tcBorders>
              <w:top w:val="single" w:sz="4" w:space="0" w:color="auto"/>
              <w:left w:val="nil"/>
              <w:bottom w:val="single" w:sz="4" w:space="0" w:color="auto"/>
              <w:right w:val="single" w:sz="4" w:space="0" w:color="auto"/>
            </w:tcBorders>
            <w:noWrap/>
            <w:vAlign w:val="bottom"/>
            <w:hideMark/>
          </w:tcPr>
          <w:p w14:paraId="793B45D7"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6.93</w:t>
            </w:r>
          </w:p>
        </w:tc>
      </w:tr>
      <w:tr w:rsidR="00115304" w:rsidRPr="00F83A2C" w14:paraId="7EC94255"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1B02E809" w14:textId="2711C353" w:rsidR="00115304" w:rsidRPr="00F83A2C" w:rsidRDefault="00AC3ED8"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KC_Aantal_Sproeiers_Min</w:t>
            </w:r>
          </w:p>
        </w:tc>
        <w:tc>
          <w:tcPr>
            <w:tcW w:w="3118" w:type="dxa"/>
            <w:tcBorders>
              <w:top w:val="single" w:sz="4" w:space="0" w:color="auto"/>
              <w:left w:val="single" w:sz="4" w:space="0" w:color="auto"/>
              <w:bottom w:val="single" w:sz="4" w:space="0" w:color="auto"/>
              <w:right w:val="single" w:sz="4" w:space="0" w:color="auto"/>
            </w:tcBorders>
          </w:tcPr>
          <w:p w14:paraId="598C632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ivm droogvallen cc</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79C3DC3A"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hideMark/>
          </w:tcPr>
          <w:p w14:paraId="69E484D8"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1</w:t>
            </w:r>
          </w:p>
        </w:tc>
      </w:tr>
      <w:tr w:rsidR="00115304" w:rsidRPr="00F83A2C" w14:paraId="4C46D4B6"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0A02BE5A" w14:textId="616FB5FF" w:rsidR="00115304" w:rsidRPr="00F83A2C" w:rsidRDefault="00AC3ED8"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KC_Aanta_Sproeiers_Max</w:t>
            </w:r>
          </w:p>
        </w:tc>
        <w:tc>
          <w:tcPr>
            <w:tcW w:w="3118" w:type="dxa"/>
            <w:tcBorders>
              <w:top w:val="single" w:sz="4" w:space="0" w:color="auto"/>
              <w:left w:val="single" w:sz="4" w:space="0" w:color="auto"/>
              <w:bottom w:val="single" w:sz="4" w:space="0" w:color="auto"/>
              <w:right w:val="single" w:sz="4" w:space="0" w:color="auto"/>
            </w:tcBorders>
          </w:tcPr>
          <w:p w14:paraId="264D45C2"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7D79ECC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hideMark/>
          </w:tcPr>
          <w:p w14:paraId="497C9AAE"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(10-50)</w:t>
            </w:r>
          </w:p>
        </w:tc>
      </w:tr>
      <w:tr w:rsidR="00115304" w:rsidRPr="00F83A2C" w14:paraId="677BEEF3"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545B193E" w14:textId="7944077E" w:rsidR="00115304" w:rsidRPr="00F83A2C" w:rsidRDefault="00262865"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Pr>
                <w:rFonts w:ascii="Aptos Narrow" w:eastAsia="Times New Roman" w:hAnsi="Aptos Narrow" w:cs="Times New Roman"/>
                <w:noProof/>
                <w:color w:val="000000"/>
                <w:lang w:eastAsia="en-GB"/>
              </w:rPr>
              <w:t>_</w:t>
            </w:r>
            <w:r w:rsidR="00AC3ED8">
              <w:rPr>
                <w:rFonts w:ascii="Aptos Narrow" w:eastAsia="Times New Roman" w:hAnsi="Aptos Narrow" w:cs="Times New Roman"/>
                <w:noProof/>
                <w:color w:val="000000"/>
                <w:lang w:eastAsia="en-GB"/>
              </w:rPr>
              <w:t>Verlies_Sproeier</w:t>
            </w:r>
            <w:r w:rsidR="00115304" w:rsidRPr="00F83A2C">
              <w:rPr>
                <w:rFonts w:ascii="Aptos Narrow" w:eastAsia="Times New Roman" w:hAnsi="Aptos Narrow" w:cs="Times New Roman"/>
                <w:noProof/>
                <w:color w:val="000000"/>
                <w:lang w:eastAsia="en-GB"/>
              </w:rPr>
              <w:t>t</w:t>
            </w:r>
          </w:p>
        </w:tc>
        <w:tc>
          <w:tcPr>
            <w:tcW w:w="3118" w:type="dxa"/>
            <w:tcBorders>
              <w:top w:val="single" w:sz="4" w:space="0" w:color="auto"/>
              <w:left w:val="single" w:sz="4" w:space="0" w:color="auto"/>
              <w:bottom w:val="single" w:sz="4" w:space="0" w:color="auto"/>
              <w:right w:val="single" w:sz="4" w:space="0" w:color="auto"/>
            </w:tcBorders>
          </w:tcPr>
          <w:p w14:paraId="45E4322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drukverlies</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5E6582D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Pa</w:t>
            </w:r>
          </w:p>
        </w:tc>
        <w:tc>
          <w:tcPr>
            <w:tcW w:w="1361" w:type="dxa"/>
            <w:tcBorders>
              <w:top w:val="single" w:sz="4" w:space="0" w:color="auto"/>
              <w:left w:val="nil"/>
              <w:bottom w:val="single" w:sz="4" w:space="0" w:color="auto"/>
              <w:right w:val="single" w:sz="4" w:space="0" w:color="auto"/>
            </w:tcBorders>
            <w:noWrap/>
            <w:vAlign w:val="bottom"/>
            <w:hideMark/>
          </w:tcPr>
          <w:p w14:paraId="775A8A6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50000</w:t>
            </w:r>
          </w:p>
        </w:tc>
      </w:tr>
      <w:tr w:rsidR="00115304" w:rsidRPr="00F83A2C" w14:paraId="04782353"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188ACB34" w14:textId="77777777" w:rsidR="00115304"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ZonneSchoorsteen</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FA24516"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F412380"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70FBBC6A" w14:textId="77777777" w:rsidR="00115304" w:rsidRPr="00102CDE"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428A048D"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0FEFE186" w14:textId="6DAF1D36"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w:t>
            </w:r>
            <w:r>
              <w:rPr>
                <w:rFonts w:ascii="Aptos Narrow" w:eastAsia="Times New Roman" w:hAnsi="Aptos Narrow" w:cs="Times New Roman"/>
                <w:noProof/>
                <w:color w:val="000000"/>
                <w:lang w:eastAsia="en-GB"/>
              </w:rPr>
              <w:t>Hoogte</w:t>
            </w:r>
          </w:p>
        </w:tc>
        <w:tc>
          <w:tcPr>
            <w:tcW w:w="3118" w:type="dxa"/>
            <w:tcBorders>
              <w:top w:val="single" w:sz="4" w:space="0" w:color="auto"/>
              <w:left w:val="single" w:sz="4" w:space="0" w:color="auto"/>
              <w:bottom w:val="single" w:sz="4" w:space="0" w:color="auto"/>
              <w:right w:val="single" w:sz="4" w:space="0" w:color="auto"/>
            </w:tcBorders>
          </w:tcPr>
          <w:p w14:paraId="00AB9844"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51FD2039"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76CA1B66"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3ED225B6"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3DD6FA9" w14:textId="160F342D"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w:t>
            </w:r>
            <w:r>
              <w:rPr>
                <w:rFonts w:ascii="Aptos Narrow" w:eastAsia="Times New Roman" w:hAnsi="Aptos Narrow" w:cs="Times New Roman"/>
                <w:noProof/>
                <w:color w:val="000000"/>
                <w:lang w:eastAsia="en-GB"/>
              </w:rPr>
              <w:t>Breedte</w:t>
            </w:r>
          </w:p>
        </w:tc>
        <w:tc>
          <w:tcPr>
            <w:tcW w:w="3118" w:type="dxa"/>
            <w:tcBorders>
              <w:top w:val="single" w:sz="4" w:space="0" w:color="auto"/>
              <w:left w:val="single" w:sz="4" w:space="0" w:color="auto"/>
              <w:bottom w:val="single" w:sz="4" w:space="0" w:color="auto"/>
              <w:right w:val="single" w:sz="4" w:space="0" w:color="auto"/>
            </w:tcBorders>
          </w:tcPr>
          <w:p w14:paraId="21118974"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38D2DF90"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0CD7688A"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0BBD8A4C"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1EFD9E12" w14:textId="7C045D6E"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w:t>
            </w:r>
            <w:r>
              <w:rPr>
                <w:rFonts w:ascii="Aptos Narrow" w:eastAsia="Times New Roman" w:hAnsi="Aptos Narrow" w:cs="Times New Roman"/>
                <w:noProof/>
                <w:color w:val="000000"/>
                <w:lang w:eastAsia="en-GB"/>
              </w:rPr>
              <w:t>Diepte</w:t>
            </w:r>
          </w:p>
        </w:tc>
        <w:tc>
          <w:tcPr>
            <w:tcW w:w="3118" w:type="dxa"/>
            <w:tcBorders>
              <w:top w:val="single" w:sz="4" w:space="0" w:color="auto"/>
              <w:left w:val="single" w:sz="4" w:space="0" w:color="auto"/>
              <w:bottom w:val="single" w:sz="4" w:space="0" w:color="auto"/>
              <w:right w:val="single" w:sz="4" w:space="0" w:color="auto"/>
            </w:tcBorders>
          </w:tcPr>
          <w:p w14:paraId="02A5E20C"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30DDA11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hideMark/>
          </w:tcPr>
          <w:p w14:paraId="417A4BD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34E2D3EE"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016F48C0" w14:textId="17C47388"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w:t>
            </w:r>
            <w:r w:rsidR="00564F44">
              <w:rPr>
                <w:rFonts w:ascii="Aptos Narrow" w:eastAsia="Times New Roman" w:hAnsi="Aptos Narrow" w:cs="Times New Roman"/>
                <w:noProof/>
                <w:color w:val="000000"/>
                <w:lang w:eastAsia="en-GB"/>
              </w:rPr>
              <w:t>Oriëntatie</w:t>
            </w:r>
          </w:p>
        </w:tc>
        <w:tc>
          <w:tcPr>
            <w:tcW w:w="3118" w:type="dxa"/>
            <w:tcBorders>
              <w:top w:val="single" w:sz="4" w:space="0" w:color="auto"/>
              <w:left w:val="single" w:sz="4" w:space="0" w:color="auto"/>
              <w:bottom w:val="single" w:sz="4" w:space="0" w:color="auto"/>
              <w:right w:val="single" w:sz="4" w:space="0" w:color="auto"/>
            </w:tcBorders>
          </w:tcPr>
          <w:p w14:paraId="254697A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orientatie zonneschoorsteen</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2034104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graden</w:t>
            </w:r>
          </w:p>
        </w:tc>
        <w:tc>
          <w:tcPr>
            <w:tcW w:w="1361" w:type="dxa"/>
            <w:tcBorders>
              <w:top w:val="single" w:sz="4" w:space="0" w:color="auto"/>
              <w:left w:val="nil"/>
              <w:bottom w:val="single" w:sz="4" w:space="0" w:color="auto"/>
              <w:right w:val="single" w:sz="4" w:space="0" w:color="auto"/>
            </w:tcBorders>
            <w:noWrap/>
            <w:vAlign w:val="bottom"/>
            <w:hideMark/>
          </w:tcPr>
          <w:p w14:paraId="08620EEA"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180 (zuid)</w:t>
            </w:r>
          </w:p>
        </w:tc>
      </w:tr>
      <w:tr w:rsidR="00115304" w:rsidRPr="00F83A2C" w14:paraId="604AA06E"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7CE91408" w14:textId="7FADCC25"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Pr>
                <w:rFonts w:ascii="Aptos Narrow" w:eastAsia="Times New Roman" w:hAnsi="Aptos Narrow" w:cs="Times New Roman"/>
                <w:noProof/>
                <w:color w:val="000000"/>
                <w:lang w:eastAsia="en-GB"/>
              </w:rPr>
              <w:t>_</w:t>
            </w:r>
            <w:r w:rsidR="007A771F">
              <w:rPr>
                <w:rFonts w:ascii="Aptos Narrow" w:eastAsia="Times New Roman" w:hAnsi="Aptos Narrow" w:cs="Times New Roman"/>
                <w:noProof/>
                <w:color w:val="000000"/>
                <w:lang w:eastAsia="en-GB"/>
              </w:rPr>
              <w:t>Percentage_Glas</w:t>
            </w:r>
          </w:p>
        </w:tc>
        <w:tc>
          <w:tcPr>
            <w:tcW w:w="3118" w:type="dxa"/>
            <w:tcBorders>
              <w:top w:val="single" w:sz="4" w:space="0" w:color="auto"/>
              <w:left w:val="single" w:sz="4" w:space="0" w:color="auto"/>
              <w:bottom w:val="single" w:sz="4" w:space="0" w:color="auto"/>
              <w:right w:val="single" w:sz="4" w:space="0" w:color="auto"/>
            </w:tcBorders>
          </w:tcPr>
          <w:p w14:paraId="14B272CE"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tcPr>
          <w:p w14:paraId="1CEAF65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tcPr>
          <w:p w14:paraId="7CF86514"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80</w:t>
            </w:r>
          </w:p>
        </w:tc>
      </w:tr>
      <w:tr w:rsidR="00115304" w:rsidRPr="00F83A2C" w14:paraId="46CE5D7D"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29F99905" w14:textId="41EB0B16" w:rsidR="00115304" w:rsidRPr="00D7771D" w:rsidRDefault="003D1F20" w:rsidP="0001725A">
            <w:pPr>
              <w:spacing w:after="0" w:line="240" w:lineRule="auto"/>
              <w:rPr>
                <w:rFonts w:ascii="Aptos Narrow" w:eastAsia="Times New Roman" w:hAnsi="Aptos Narrow" w:cs="Times New Roman"/>
                <w:noProof/>
                <w:color w:val="000000"/>
                <w:lang w:val="en-GB" w:eastAsia="en-GB"/>
              </w:rPr>
            </w:pPr>
            <w:r>
              <w:rPr>
                <w:rFonts w:ascii="Aptos Narrow" w:eastAsia="Times New Roman" w:hAnsi="Aptos Narrow" w:cs="Times New Roman"/>
                <w:noProof/>
                <w:color w:val="000000"/>
                <w:lang w:val="en-GB" w:eastAsia="en-GB"/>
              </w:rPr>
              <w:t>ZS</w:t>
            </w:r>
            <w:r w:rsidR="00115304" w:rsidRPr="00D7771D">
              <w:rPr>
                <w:rFonts w:ascii="Aptos Narrow" w:eastAsia="Times New Roman" w:hAnsi="Aptos Narrow" w:cs="Times New Roman"/>
                <w:noProof/>
                <w:color w:val="000000"/>
                <w:lang w:val="en-GB" w:eastAsia="en-GB"/>
              </w:rPr>
              <w:t>_</w:t>
            </w:r>
            <w:r w:rsidR="007A771F">
              <w:rPr>
                <w:rFonts w:ascii="Aptos Narrow" w:eastAsia="Times New Roman" w:hAnsi="Aptos Narrow" w:cs="Times New Roman"/>
                <w:noProof/>
                <w:color w:val="000000"/>
                <w:lang w:val="en-GB" w:eastAsia="en-GB"/>
              </w:rPr>
              <w:t>Transmissie_Glas</w:t>
            </w:r>
          </w:p>
        </w:tc>
        <w:tc>
          <w:tcPr>
            <w:tcW w:w="3118" w:type="dxa"/>
            <w:tcBorders>
              <w:top w:val="single" w:sz="4" w:space="0" w:color="auto"/>
              <w:left w:val="single" w:sz="4" w:space="0" w:color="auto"/>
              <w:bottom w:val="single" w:sz="4" w:space="0" w:color="auto"/>
              <w:right w:val="single" w:sz="4" w:space="0" w:color="auto"/>
            </w:tcBorders>
          </w:tcPr>
          <w:p w14:paraId="67700E5C" w14:textId="019B516A" w:rsidR="00115304" w:rsidRPr="00D7771D" w:rsidRDefault="007A771F" w:rsidP="0001725A">
            <w:pPr>
              <w:spacing w:after="0" w:line="240" w:lineRule="auto"/>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g-</w:t>
            </w:r>
            <w:proofErr w:type="spellStart"/>
            <w:r>
              <w:rPr>
                <w:rFonts w:ascii="Aptos Narrow" w:eastAsia="Times New Roman" w:hAnsi="Aptos Narrow" w:cs="Times New Roman"/>
                <w:color w:val="000000"/>
                <w:lang w:val="en-GB" w:eastAsia="en-GB"/>
              </w:rPr>
              <w:t>waarde</w:t>
            </w:r>
            <w:proofErr w:type="spellEnd"/>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50E3CC7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hideMark/>
          </w:tcPr>
          <w:p w14:paraId="4E26EFE7"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0,7</w:t>
            </w:r>
          </w:p>
        </w:tc>
      </w:tr>
      <w:tr w:rsidR="00115304" w:rsidRPr="00F83A2C" w14:paraId="1D4042FB"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75E565D0" w14:textId="7BB981E2" w:rsidR="00115304" w:rsidRPr="00F83A2C" w:rsidRDefault="003D1F2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_emissivity</w:t>
            </w:r>
          </w:p>
        </w:tc>
        <w:tc>
          <w:tcPr>
            <w:tcW w:w="3118" w:type="dxa"/>
            <w:tcBorders>
              <w:top w:val="single" w:sz="4" w:space="0" w:color="auto"/>
              <w:left w:val="single" w:sz="4" w:space="0" w:color="auto"/>
              <w:bottom w:val="single" w:sz="4" w:space="0" w:color="auto"/>
              <w:right w:val="single" w:sz="4" w:space="0" w:color="auto"/>
            </w:tcBorders>
          </w:tcPr>
          <w:p w14:paraId="7C7FE1D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absorptie IR warmtestraling</w:t>
            </w:r>
          </w:p>
        </w:tc>
        <w:tc>
          <w:tcPr>
            <w:tcW w:w="1077" w:type="dxa"/>
            <w:tcBorders>
              <w:top w:val="single" w:sz="4" w:space="0" w:color="auto"/>
              <w:left w:val="single" w:sz="4" w:space="0" w:color="auto"/>
              <w:bottom w:val="single" w:sz="4" w:space="0" w:color="auto"/>
              <w:right w:val="single" w:sz="4" w:space="0" w:color="auto"/>
            </w:tcBorders>
            <w:noWrap/>
            <w:vAlign w:val="bottom"/>
          </w:tcPr>
          <w:p w14:paraId="51089428"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tcPr>
          <w:p w14:paraId="51289746"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0.79</w:t>
            </w:r>
          </w:p>
        </w:tc>
      </w:tr>
      <w:tr w:rsidR="00115304" w:rsidRPr="00F83A2C" w14:paraId="57AF7305"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55655E6" w14:textId="37DDA87B" w:rsidR="00115304" w:rsidRPr="00D7771D" w:rsidRDefault="003D1F20" w:rsidP="0001725A">
            <w:pPr>
              <w:spacing w:after="0" w:line="240" w:lineRule="auto"/>
              <w:rPr>
                <w:rFonts w:ascii="Aptos Narrow" w:eastAsia="Times New Roman" w:hAnsi="Aptos Narrow" w:cs="Times New Roman"/>
                <w:noProof/>
                <w:color w:val="000000"/>
                <w:lang w:val="en-GB" w:eastAsia="en-GB"/>
              </w:rPr>
            </w:pPr>
            <w:r>
              <w:rPr>
                <w:rFonts w:ascii="Aptos Narrow" w:eastAsia="Times New Roman" w:hAnsi="Aptos Narrow" w:cs="Times New Roman"/>
                <w:noProof/>
                <w:color w:val="000000"/>
                <w:lang w:val="en-GB" w:eastAsia="en-GB"/>
              </w:rPr>
              <w:t>ZS</w:t>
            </w:r>
            <w:r w:rsidR="00115304" w:rsidRPr="00D7771D">
              <w:rPr>
                <w:rFonts w:ascii="Aptos Narrow" w:eastAsia="Times New Roman" w:hAnsi="Aptos Narrow" w:cs="Times New Roman"/>
                <w:noProof/>
                <w:color w:val="000000"/>
                <w:lang w:val="en-GB" w:eastAsia="en-GB"/>
              </w:rPr>
              <w:t>_</w:t>
            </w:r>
            <w:r w:rsidR="007A771F">
              <w:rPr>
                <w:rFonts w:ascii="Aptos Narrow" w:eastAsia="Times New Roman" w:hAnsi="Aptos Narrow" w:cs="Times New Roman"/>
                <w:noProof/>
                <w:color w:val="000000"/>
                <w:lang w:val="en-GB" w:eastAsia="en-GB"/>
              </w:rPr>
              <w:t>U_Waarde_Glas</w:t>
            </w:r>
          </w:p>
        </w:tc>
        <w:tc>
          <w:tcPr>
            <w:tcW w:w="3118" w:type="dxa"/>
            <w:tcBorders>
              <w:top w:val="single" w:sz="4" w:space="0" w:color="auto"/>
              <w:left w:val="single" w:sz="4" w:space="0" w:color="auto"/>
              <w:bottom w:val="single" w:sz="4" w:space="0" w:color="auto"/>
              <w:right w:val="single" w:sz="4" w:space="0" w:color="auto"/>
            </w:tcBorders>
          </w:tcPr>
          <w:p w14:paraId="1C2A33AC" w14:textId="77777777" w:rsidR="00115304" w:rsidRPr="00D7771D" w:rsidRDefault="00115304" w:rsidP="0001725A">
            <w:pPr>
              <w:spacing w:after="0" w:line="240" w:lineRule="auto"/>
              <w:rPr>
                <w:rFonts w:ascii="Aptos Narrow" w:eastAsia="Times New Roman" w:hAnsi="Aptos Narrow" w:cs="Times New Roman"/>
                <w:color w:val="000000"/>
                <w:lang w:val="en-GB"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A0CFC2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W/K/m^2</w:t>
            </w:r>
          </w:p>
        </w:tc>
        <w:tc>
          <w:tcPr>
            <w:tcW w:w="1361" w:type="dxa"/>
            <w:tcBorders>
              <w:top w:val="single" w:sz="4" w:space="0" w:color="auto"/>
              <w:left w:val="nil"/>
              <w:bottom w:val="single" w:sz="4" w:space="0" w:color="auto"/>
              <w:right w:val="single" w:sz="4" w:space="0" w:color="auto"/>
            </w:tcBorders>
            <w:noWrap/>
            <w:vAlign w:val="bottom"/>
            <w:hideMark/>
          </w:tcPr>
          <w:p w14:paraId="7F32B750"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1.2</w:t>
            </w:r>
          </w:p>
        </w:tc>
      </w:tr>
      <w:tr w:rsidR="00115304" w:rsidRPr="00F83A2C" w14:paraId="25BC0410"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00DC6382"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VentecDak</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1E219CA"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7A0430A0"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0DCA5217"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4419F9EF"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38F4AD22" w14:textId="12E2E716" w:rsidR="00115304" w:rsidRPr="00D7771D" w:rsidRDefault="00115304" w:rsidP="0001725A">
            <w:pPr>
              <w:spacing w:after="0" w:line="240" w:lineRule="auto"/>
              <w:rPr>
                <w:rFonts w:ascii="Aptos Narrow" w:eastAsia="Times New Roman" w:hAnsi="Aptos Narrow" w:cs="Times New Roman"/>
                <w:noProof/>
                <w:color w:val="000000"/>
                <w:lang w:val="en-GB" w:eastAsia="en-GB"/>
              </w:rPr>
            </w:pPr>
            <w:r w:rsidRPr="00D7771D">
              <w:rPr>
                <w:rFonts w:ascii="Aptos Narrow" w:eastAsia="Times New Roman" w:hAnsi="Aptos Narrow" w:cs="Times New Roman"/>
                <w:noProof/>
                <w:color w:val="000000"/>
                <w:lang w:val="en-GB" w:eastAsia="en-GB"/>
              </w:rPr>
              <w:t>VE_H_</w:t>
            </w:r>
            <w:r w:rsidR="00016B6E">
              <w:rPr>
                <w:rFonts w:ascii="Aptos Narrow" w:eastAsia="Times New Roman" w:hAnsi="Aptos Narrow" w:cs="Times New Roman"/>
                <w:noProof/>
                <w:color w:val="000000"/>
                <w:lang w:val="en-GB" w:eastAsia="en-GB"/>
              </w:rPr>
              <w:t>K</w:t>
            </w:r>
            <w:r w:rsidRPr="00D7771D">
              <w:rPr>
                <w:rFonts w:ascii="Aptos Narrow" w:eastAsia="Times New Roman" w:hAnsi="Aptos Narrow" w:cs="Times New Roman"/>
                <w:noProof/>
                <w:color w:val="000000"/>
                <w:lang w:val="en-GB" w:eastAsia="en-GB"/>
              </w:rPr>
              <w:t>eel</w:t>
            </w:r>
            <w:r w:rsidR="00016B6E">
              <w:rPr>
                <w:rFonts w:ascii="Aptos Narrow" w:eastAsia="Times New Roman" w:hAnsi="Aptos Narrow" w:cs="Times New Roman"/>
                <w:noProof/>
                <w:color w:val="000000"/>
                <w:lang w:val="en-GB" w:eastAsia="en-GB"/>
              </w:rPr>
              <w:t>_Venturi</w:t>
            </w:r>
          </w:p>
        </w:tc>
        <w:tc>
          <w:tcPr>
            <w:tcW w:w="3118" w:type="dxa"/>
            <w:tcBorders>
              <w:top w:val="single" w:sz="4" w:space="0" w:color="auto"/>
              <w:left w:val="single" w:sz="4" w:space="0" w:color="auto"/>
              <w:bottom w:val="single" w:sz="4" w:space="0" w:color="auto"/>
              <w:right w:val="single" w:sz="4" w:space="0" w:color="auto"/>
            </w:tcBorders>
          </w:tcPr>
          <w:p w14:paraId="1DA2CA98"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kies 1m of 2m</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0942E98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vAlign w:val="bottom"/>
            <w:hideMark/>
          </w:tcPr>
          <w:p w14:paraId="6704F438"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1 of 2</w:t>
            </w:r>
          </w:p>
        </w:tc>
      </w:tr>
      <w:tr w:rsidR="00115304" w:rsidRPr="00F83A2C" w14:paraId="3CFFB7DC"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33962DC0" w14:textId="4A83D542" w:rsidR="00115304" w:rsidRPr="00D7771D" w:rsidRDefault="00115304" w:rsidP="0001725A">
            <w:pPr>
              <w:spacing w:after="0" w:line="240" w:lineRule="auto"/>
              <w:rPr>
                <w:rFonts w:ascii="Aptos Narrow" w:eastAsia="Times New Roman" w:hAnsi="Aptos Narrow" w:cs="Times New Roman"/>
                <w:noProof/>
                <w:color w:val="000000"/>
                <w:lang w:val="en-GB" w:eastAsia="en-GB"/>
              </w:rPr>
            </w:pPr>
            <w:r w:rsidRPr="00D7771D">
              <w:rPr>
                <w:rFonts w:ascii="Aptos Narrow" w:eastAsia="Times New Roman" w:hAnsi="Aptos Narrow" w:cs="Times New Roman"/>
                <w:noProof/>
                <w:color w:val="000000"/>
                <w:lang w:val="en-GB" w:eastAsia="en-GB"/>
              </w:rPr>
              <w:t>VE_A</w:t>
            </w:r>
            <w:r w:rsidR="00016B6E">
              <w:rPr>
                <w:rFonts w:ascii="Aptos Narrow" w:eastAsia="Times New Roman" w:hAnsi="Aptos Narrow" w:cs="Times New Roman"/>
                <w:noProof/>
                <w:color w:val="000000"/>
                <w:lang w:val="en-GB" w:eastAsia="en-GB"/>
              </w:rPr>
              <w:t>_Venturi</w:t>
            </w:r>
          </w:p>
        </w:tc>
        <w:tc>
          <w:tcPr>
            <w:tcW w:w="3118" w:type="dxa"/>
            <w:tcBorders>
              <w:top w:val="single" w:sz="4" w:space="0" w:color="auto"/>
              <w:left w:val="single" w:sz="4" w:space="0" w:color="auto"/>
              <w:bottom w:val="single" w:sz="4" w:space="0" w:color="auto"/>
              <w:right w:val="single" w:sz="4" w:space="0" w:color="auto"/>
            </w:tcBorders>
          </w:tcPr>
          <w:p w14:paraId="2365F61E" w14:textId="08817617" w:rsidR="00115304" w:rsidRPr="00D7771D" w:rsidRDefault="007A771F" w:rsidP="0001725A">
            <w:pPr>
              <w:spacing w:after="0" w:line="240" w:lineRule="auto"/>
              <w:rPr>
                <w:rFonts w:ascii="Aptos Narrow" w:eastAsia="Times New Roman" w:hAnsi="Aptos Narrow" w:cs="Times New Roman"/>
                <w:color w:val="000000"/>
                <w:lang w:val="en-GB" w:eastAsia="en-GB"/>
              </w:rPr>
            </w:pPr>
            <w:r>
              <w:rPr>
                <w:rFonts w:ascii="Aptos Narrow" w:eastAsia="Times New Roman" w:hAnsi="Aptos Narrow" w:cs="Times New Roman"/>
                <w:color w:val="000000"/>
                <w:lang w:val="en-GB" w:eastAsia="en-GB"/>
              </w:rPr>
              <w:t>Ejector Opening</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99FAEC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m^2</w:t>
            </w:r>
          </w:p>
        </w:tc>
        <w:tc>
          <w:tcPr>
            <w:tcW w:w="1361" w:type="dxa"/>
            <w:tcBorders>
              <w:top w:val="single" w:sz="4" w:space="0" w:color="auto"/>
              <w:left w:val="nil"/>
              <w:bottom w:val="single" w:sz="4" w:space="0" w:color="auto"/>
              <w:right w:val="single" w:sz="4" w:space="0" w:color="auto"/>
            </w:tcBorders>
            <w:noWrap/>
            <w:vAlign w:val="bottom"/>
            <w:hideMark/>
          </w:tcPr>
          <w:p w14:paraId="1E01900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7.3</w:t>
            </w:r>
          </w:p>
        </w:tc>
      </w:tr>
      <w:tr w:rsidR="00115304" w:rsidRPr="00F83A2C" w14:paraId="4C70E40F"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393D3FCD" w14:textId="06714AE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VE</w:t>
            </w:r>
            <w:r w:rsidR="007A771F">
              <w:rPr>
                <w:rFonts w:ascii="Aptos Narrow" w:eastAsia="Times New Roman" w:hAnsi="Aptos Narrow" w:cs="Times New Roman"/>
                <w:noProof/>
                <w:color w:val="000000"/>
                <w:lang w:eastAsia="en-GB"/>
              </w:rPr>
              <w:t>_H_tovM</w:t>
            </w:r>
          </w:p>
        </w:tc>
        <w:tc>
          <w:tcPr>
            <w:tcW w:w="3118" w:type="dxa"/>
            <w:tcBorders>
              <w:top w:val="single" w:sz="4" w:space="0" w:color="auto"/>
              <w:left w:val="single" w:sz="4" w:space="0" w:color="auto"/>
              <w:bottom w:val="single" w:sz="4" w:space="0" w:color="auto"/>
              <w:right w:val="single" w:sz="4" w:space="0" w:color="auto"/>
            </w:tcBorders>
          </w:tcPr>
          <w:p w14:paraId="7DC55CE2" w14:textId="706577D9" w:rsidR="00115304" w:rsidRDefault="007A771F"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T.o.v. Maaiveld</w:t>
            </w:r>
          </w:p>
        </w:tc>
        <w:tc>
          <w:tcPr>
            <w:tcW w:w="1077" w:type="dxa"/>
            <w:tcBorders>
              <w:top w:val="single" w:sz="4" w:space="0" w:color="auto"/>
              <w:left w:val="single" w:sz="4" w:space="0" w:color="auto"/>
              <w:bottom w:val="single" w:sz="4" w:space="0" w:color="auto"/>
              <w:right w:val="single" w:sz="4" w:space="0" w:color="auto"/>
            </w:tcBorders>
            <w:noWrap/>
            <w:vAlign w:val="bottom"/>
          </w:tcPr>
          <w:p w14:paraId="178939E6"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vAlign w:val="bottom"/>
          </w:tcPr>
          <w:p w14:paraId="067EE05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14B869A6"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21EA02B8" w14:textId="22239BCD" w:rsidR="00115304" w:rsidRPr="00F83A2C" w:rsidRDefault="00016B6E"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HtovM_Overdrukruimte</w:t>
            </w:r>
          </w:p>
        </w:tc>
        <w:tc>
          <w:tcPr>
            <w:tcW w:w="3118" w:type="dxa"/>
            <w:tcBorders>
              <w:top w:val="single" w:sz="4" w:space="0" w:color="auto"/>
              <w:left w:val="single" w:sz="4" w:space="0" w:color="auto"/>
              <w:bottom w:val="single" w:sz="4" w:space="0" w:color="auto"/>
              <w:right w:val="single" w:sz="4" w:space="0" w:color="auto"/>
            </w:tcBorders>
          </w:tcPr>
          <w:p w14:paraId="29771C92" w14:textId="6235A145" w:rsidR="00115304" w:rsidRDefault="00016B6E"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Drukkast hoogte tov Maaiveld</w:t>
            </w:r>
          </w:p>
        </w:tc>
        <w:tc>
          <w:tcPr>
            <w:tcW w:w="1077" w:type="dxa"/>
            <w:tcBorders>
              <w:top w:val="single" w:sz="4" w:space="0" w:color="auto"/>
              <w:left w:val="single" w:sz="4" w:space="0" w:color="auto"/>
              <w:bottom w:val="single" w:sz="4" w:space="0" w:color="auto"/>
              <w:right w:val="single" w:sz="4" w:space="0" w:color="auto"/>
            </w:tcBorders>
            <w:noWrap/>
            <w:vAlign w:val="bottom"/>
          </w:tcPr>
          <w:p w14:paraId="598FCAB4"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m</w:t>
            </w:r>
          </w:p>
        </w:tc>
        <w:tc>
          <w:tcPr>
            <w:tcW w:w="1361" w:type="dxa"/>
            <w:tcBorders>
              <w:top w:val="single" w:sz="4" w:space="0" w:color="auto"/>
              <w:left w:val="nil"/>
              <w:bottom w:val="single" w:sz="4" w:space="0" w:color="auto"/>
              <w:right w:val="single" w:sz="4" w:space="0" w:color="auto"/>
            </w:tcBorders>
            <w:noWrap/>
            <w:vAlign w:val="bottom"/>
          </w:tcPr>
          <w:p w14:paraId="7C604809"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5F8AE171"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01B9B9D5"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Gebouw</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4D1AE084"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1B24146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522E9159"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4690C030"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6DF78B48"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Maxpers</w:t>
            </w:r>
          </w:p>
        </w:tc>
        <w:tc>
          <w:tcPr>
            <w:tcW w:w="3118" w:type="dxa"/>
            <w:tcBorders>
              <w:top w:val="single" w:sz="4" w:space="0" w:color="auto"/>
              <w:left w:val="single" w:sz="4" w:space="0" w:color="auto"/>
              <w:bottom w:val="single" w:sz="4" w:space="0" w:color="auto"/>
              <w:right w:val="single" w:sz="4" w:space="0" w:color="auto"/>
            </w:tcBorders>
          </w:tcPr>
          <w:p w14:paraId="4CA74430"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maximale bezetting</w:t>
            </w:r>
          </w:p>
        </w:tc>
        <w:tc>
          <w:tcPr>
            <w:tcW w:w="1077" w:type="dxa"/>
            <w:tcBorders>
              <w:top w:val="single" w:sz="4" w:space="0" w:color="auto"/>
              <w:left w:val="single" w:sz="4" w:space="0" w:color="auto"/>
              <w:bottom w:val="single" w:sz="4" w:space="0" w:color="auto"/>
              <w:right w:val="single" w:sz="4" w:space="0" w:color="auto"/>
            </w:tcBorders>
            <w:noWrap/>
          </w:tcPr>
          <w:p w14:paraId="47EFC92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personen</w:t>
            </w:r>
          </w:p>
        </w:tc>
        <w:tc>
          <w:tcPr>
            <w:tcW w:w="1361" w:type="dxa"/>
            <w:tcBorders>
              <w:top w:val="single" w:sz="4" w:space="0" w:color="auto"/>
              <w:left w:val="nil"/>
              <w:bottom w:val="single" w:sz="4" w:space="0" w:color="auto"/>
              <w:right w:val="single" w:sz="4" w:space="0" w:color="auto"/>
            </w:tcBorders>
            <w:noWrap/>
            <w:vAlign w:val="bottom"/>
          </w:tcPr>
          <w:p w14:paraId="55054765"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733CB0D1"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3A29CAC1"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Jaar</w:t>
            </w:r>
          </w:p>
        </w:tc>
        <w:tc>
          <w:tcPr>
            <w:tcW w:w="3118" w:type="dxa"/>
            <w:tcBorders>
              <w:top w:val="single" w:sz="4" w:space="0" w:color="auto"/>
              <w:left w:val="single" w:sz="4" w:space="0" w:color="auto"/>
              <w:bottom w:val="single" w:sz="4" w:space="0" w:color="auto"/>
              <w:right w:val="single" w:sz="4" w:space="0" w:color="auto"/>
            </w:tcBorders>
          </w:tcPr>
          <w:p w14:paraId="7054155E" w14:textId="77777777" w:rsidR="00115304"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ivm berekening zonnestand</w:t>
            </w:r>
          </w:p>
        </w:tc>
        <w:tc>
          <w:tcPr>
            <w:tcW w:w="1077" w:type="dxa"/>
            <w:tcBorders>
              <w:top w:val="single" w:sz="4" w:space="0" w:color="auto"/>
              <w:left w:val="single" w:sz="4" w:space="0" w:color="auto"/>
              <w:bottom w:val="single" w:sz="4" w:space="0" w:color="auto"/>
              <w:right w:val="single" w:sz="4" w:space="0" w:color="auto"/>
            </w:tcBorders>
            <w:noWrap/>
          </w:tcPr>
          <w:p w14:paraId="64C4AD6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tcPr>
          <w:p w14:paraId="683C7AB7"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523F616B"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tcPr>
          <w:p w14:paraId="7A58492B"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69333F">
              <w:rPr>
                <w:rFonts w:ascii="Aptos Narrow" w:eastAsia="Times New Roman" w:hAnsi="Aptos Narrow" w:cs="Times New Roman"/>
                <w:noProof/>
                <w:color w:val="000000"/>
                <w:lang w:eastAsia="en-GB"/>
              </w:rPr>
              <w:t>fan_min</w:t>
            </w:r>
          </w:p>
        </w:tc>
        <w:tc>
          <w:tcPr>
            <w:tcW w:w="3118" w:type="dxa"/>
            <w:tcBorders>
              <w:top w:val="single" w:sz="4" w:space="0" w:color="auto"/>
              <w:left w:val="single" w:sz="4" w:space="0" w:color="auto"/>
              <w:bottom w:val="single" w:sz="4" w:space="0" w:color="auto"/>
              <w:right w:val="single" w:sz="4" w:space="0" w:color="auto"/>
            </w:tcBorders>
          </w:tcPr>
          <w:p w14:paraId="27FBF195" w14:textId="77777777" w:rsidR="00115304"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color w:val="000000"/>
                <w:lang w:eastAsia="en-GB"/>
              </w:rPr>
              <w:t>minimale ventilatie</w:t>
            </w:r>
          </w:p>
        </w:tc>
        <w:tc>
          <w:tcPr>
            <w:tcW w:w="1077" w:type="dxa"/>
            <w:tcBorders>
              <w:top w:val="single" w:sz="4" w:space="0" w:color="auto"/>
              <w:left w:val="single" w:sz="4" w:space="0" w:color="auto"/>
              <w:bottom w:val="single" w:sz="4" w:space="0" w:color="auto"/>
              <w:right w:val="single" w:sz="4" w:space="0" w:color="auto"/>
            </w:tcBorders>
            <w:noWrap/>
            <w:vAlign w:val="bottom"/>
          </w:tcPr>
          <w:p w14:paraId="076F977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m^3/h</w:t>
            </w:r>
          </w:p>
        </w:tc>
        <w:tc>
          <w:tcPr>
            <w:tcW w:w="1361" w:type="dxa"/>
            <w:tcBorders>
              <w:top w:val="single" w:sz="4" w:space="0" w:color="auto"/>
              <w:left w:val="nil"/>
              <w:bottom w:val="single" w:sz="4" w:space="0" w:color="auto"/>
              <w:right w:val="single" w:sz="4" w:space="0" w:color="auto"/>
            </w:tcBorders>
            <w:noWrap/>
            <w:vAlign w:val="bottom"/>
          </w:tcPr>
          <w:p w14:paraId="5F120B11"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29C6DE33"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64892255"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location__degN</w:t>
            </w:r>
          </w:p>
        </w:tc>
        <w:tc>
          <w:tcPr>
            <w:tcW w:w="3118" w:type="dxa"/>
            <w:tcBorders>
              <w:top w:val="single" w:sz="4" w:space="0" w:color="auto"/>
              <w:left w:val="single" w:sz="4" w:space="0" w:color="auto"/>
              <w:bottom w:val="single" w:sz="4" w:space="0" w:color="auto"/>
              <w:right w:val="single" w:sz="4" w:space="0" w:color="auto"/>
            </w:tcBorders>
          </w:tcPr>
          <w:p w14:paraId="7BF6F64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noordebreedte</w:t>
            </w:r>
          </w:p>
        </w:tc>
        <w:tc>
          <w:tcPr>
            <w:tcW w:w="1077" w:type="dxa"/>
            <w:tcBorders>
              <w:top w:val="single" w:sz="4" w:space="0" w:color="auto"/>
              <w:left w:val="single" w:sz="4" w:space="0" w:color="auto"/>
              <w:bottom w:val="single" w:sz="4" w:space="0" w:color="auto"/>
              <w:right w:val="single" w:sz="4" w:space="0" w:color="auto"/>
            </w:tcBorders>
            <w:noWrap/>
            <w:hideMark/>
          </w:tcPr>
          <w:p w14:paraId="4C524AF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graden</w:t>
            </w:r>
          </w:p>
        </w:tc>
        <w:tc>
          <w:tcPr>
            <w:tcW w:w="1361" w:type="dxa"/>
            <w:tcBorders>
              <w:top w:val="single" w:sz="4" w:space="0" w:color="auto"/>
              <w:left w:val="nil"/>
              <w:bottom w:val="single" w:sz="4" w:space="0" w:color="auto"/>
              <w:right w:val="single" w:sz="4" w:space="0" w:color="auto"/>
            </w:tcBorders>
            <w:noWrap/>
            <w:vAlign w:val="bottom"/>
            <w:hideMark/>
          </w:tcPr>
          <w:p w14:paraId="0C12014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4245D52F"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D471E39"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location__degE</w:t>
            </w:r>
          </w:p>
        </w:tc>
        <w:tc>
          <w:tcPr>
            <w:tcW w:w="3118" w:type="dxa"/>
            <w:tcBorders>
              <w:top w:val="single" w:sz="4" w:space="0" w:color="auto"/>
              <w:left w:val="single" w:sz="4" w:space="0" w:color="auto"/>
              <w:bottom w:val="single" w:sz="4" w:space="0" w:color="auto"/>
              <w:right w:val="single" w:sz="4" w:space="0" w:color="auto"/>
            </w:tcBorders>
          </w:tcPr>
          <w:p w14:paraId="3C5F466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oosterlengte</w:t>
            </w:r>
          </w:p>
        </w:tc>
        <w:tc>
          <w:tcPr>
            <w:tcW w:w="1077" w:type="dxa"/>
            <w:tcBorders>
              <w:top w:val="single" w:sz="4" w:space="0" w:color="auto"/>
              <w:left w:val="single" w:sz="4" w:space="0" w:color="auto"/>
              <w:bottom w:val="single" w:sz="4" w:space="0" w:color="auto"/>
              <w:right w:val="single" w:sz="4" w:space="0" w:color="auto"/>
            </w:tcBorders>
            <w:noWrap/>
            <w:hideMark/>
          </w:tcPr>
          <w:p w14:paraId="2E1D95A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graden</w:t>
            </w:r>
          </w:p>
        </w:tc>
        <w:tc>
          <w:tcPr>
            <w:tcW w:w="1361" w:type="dxa"/>
            <w:tcBorders>
              <w:top w:val="single" w:sz="4" w:space="0" w:color="auto"/>
              <w:left w:val="nil"/>
              <w:bottom w:val="single" w:sz="4" w:space="0" w:color="auto"/>
              <w:right w:val="single" w:sz="4" w:space="0" w:color="auto"/>
            </w:tcBorders>
            <w:noWrap/>
            <w:vAlign w:val="bottom"/>
            <w:hideMark/>
          </w:tcPr>
          <w:p w14:paraId="4002B0C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w:t>
            </w:r>
          </w:p>
        </w:tc>
      </w:tr>
      <w:tr w:rsidR="00115304" w:rsidRPr="00F83A2C" w14:paraId="6F956797"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0C1039B4"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temp_air_office_i</w:t>
            </w:r>
            <w:r>
              <w:rPr>
                <w:rFonts w:ascii="Aptos Narrow" w:eastAsia="Times New Roman" w:hAnsi="Aptos Narrow" w:cs="Times New Roman"/>
                <w:noProof/>
                <w:color w:val="000000"/>
                <w:lang w:eastAsia="en-GB"/>
              </w:rPr>
              <w:t>n</w:t>
            </w:r>
          </w:p>
        </w:tc>
        <w:tc>
          <w:tcPr>
            <w:tcW w:w="3118" w:type="dxa"/>
            <w:tcBorders>
              <w:top w:val="single" w:sz="4" w:space="0" w:color="auto"/>
              <w:left w:val="single" w:sz="4" w:space="0" w:color="auto"/>
              <w:bottom w:val="single" w:sz="4" w:space="0" w:color="auto"/>
              <w:right w:val="single" w:sz="4" w:space="0" w:color="auto"/>
            </w:tcBorders>
          </w:tcPr>
          <w:p w14:paraId="658268C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temp na naverwarming</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56F9C76C" w14:textId="77777777" w:rsidR="00115304" w:rsidRPr="00F83A2C" w:rsidRDefault="00115304" w:rsidP="0001725A">
            <w:pPr>
              <w:spacing w:after="0" w:line="240" w:lineRule="auto"/>
              <w:rPr>
                <w:rFonts w:ascii="Aptos Narrow" w:eastAsia="Times New Roman" w:hAnsi="Aptos Narrow" w:cs="Times New Roman"/>
                <w:color w:val="000000"/>
                <w:lang w:eastAsia="en-GB"/>
              </w:rPr>
            </w:pPr>
            <w:proofErr w:type="spellStart"/>
            <w:r w:rsidRPr="00F83A2C">
              <w:rPr>
                <w:rFonts w:ascii="Aptos Narrow" w:eastAsia="Times New Roman" w:hAnsi="Aptos Narrow" w:cs="Times New Roman"/>
                <w:color w:val="000000"/>
                <w:lang w:eastAsia="en-GB"/>
              </w:rPr>
              <w:t>degC</w:t>
            </w:r>
            <w:proofErr w:type="spellEnd"/>
          </w:p>
        </w:tc>
        <w:tc>
          <w:tcPr>
            <w:tcW w:w="1361" w:type="dxa"/>
            <w:tcBorders>
              <w:top w:val="single" w:sz="4" w:space="0" w:color="auto"/>
              <w:left w:val="nil"/>
              <w:bottom w:val="single" w:sz="4" w:space="0" w:color="auto"/>
              <w:right w:val="single" w:sz="4" w:space="0" w:color="auto"/>
            </w:tcBorders>
            <w:noWrap/>
            <w:vAlign w:val="bottom"/>
            <w:hideMark/>
          </w:tcPr>
          <w:p w14:paraId="4764581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18</w:t>
            </w:r>
          </w:p>
        </w:tc>
      </w:tr>
      <w:tr w:rsidR="00115304" w:rsidRPr="00F83A2C" w14:paraId="74804662"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51B3ECE3"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temp_air_office_out</w:t>
            </w:r>
          </w:p>
        </w:tc>
        <w:tc>
          <w:tcPr>
            <w:tcW w:w="3118" w:type="dxa"/>
            <w:tcBorders>
              <w:top w:val="single" w:sz="4" w:space="0" w:color="auto"/>
              <w:left w:val="single" w:sz="4" w:space="0" w:color="auto"/>
              <w:bottom w:val="single" w:sz="4" w:space="0" w:color="auto"/>
              <w:right w:val="single" w:sz="4" w:space="0" w:color="auto"/>
            </w:tcBorders>
          </w:tcPr>
          <w:p w14:paraId="7E93A2FE"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instroomtemp in shunt</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00E0E503" w14:textId="77777777" w:rsidR="00115304" w:rsidRPr="00F83A2C" w:rsidRDefault="00115304" w:rsidP="0001725A">
            <w:pPr>
              <w:spacing w:after="0" w:line="240" w:lineRule="auto"/>
              <w:rPr>
                <w:rFonts w:ascii="Aptos Narrow" w:eastAsia="Times New Roman" w:hAnsi="Aptos Narrow" w:cs="Times New Roman"/>
                <w:color w:val="000000"/>
                <w:lang w:eastAsia="en-GB"/>
              </w:rPr>
            </w:pPr>
            <w:proofErr w:type="spellStart"/>
            <w:r w:rsidRPr="00F83A2C">
              <w:rPr>
                <w:rFonts w:ascii="Aptos Narrow" w:eastAsia="Times New Roman" w:hAnsi="Aptos Narrow" w:cs="Times New Roman"/>
                <w:color w:val="000000"/>
                <w:lang w:eastAsia="en-GB"/>
              </w:rPr>
              <w:t>degC</w:t>
            </w:r>
            <w:proofErr w:type="spellEnd"/>
          </w:p>
        </w:tc>
        <w:tc>
          <w:tcPr>
            <w:tcW w:w="1361" w:type="dxa"/>
            <w:tcBorders>
              <w:top w:val="single" w:sz="4" w:space="0" w:color="auto"/>
              <w:left w:val="nil"/>
              <w:bottom w:val="single" w:sz="4" w:space="0" w:color="auto"/>
              <w:right w:val="single" w:sz="4" w:space="0" w:color="auto"/>
            </w:tcBorders>
            <w:noWrap/>
            <w:vAlign w:val="bottom"/>
            <w:hideMark/>
          </w:tcPr>
          <w:p w14:paraId="4EBE459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21</w:t>
            </w:r>
          </w:p>
        </w:tc>
      </w:tr>
      <w:tr w:rsidR="00115304" w:rsidRPr="00F83A2C" w14:paraId="1572E1F7"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7819206C"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Energie</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76FDD521"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02E6439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56BC6B72" w14:textId="77777777" w:rsidR="00115304"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7B820FBE"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73537A46"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exhaust__Pa</w:t>
            </w:r>
          </w:p>
        </w:tc>
        <w:tc>
          <w:tcPr>
            <w:tcW w:w="3118" w:type="dxa"/>
            <w:tcBorders>
              <w:top w:val="single" w:sz="4" w:space="0" w:color="auto"/>
              <w:left w:val="single" w:sz="4" w:space="0" w:color="auto"/>
              <w:bottom w:val="single" w:sz="4" w:space="0" w:color="auto"/>
              <w:right w:val="single" w:sz="4" w:space="0" w:color="auto"/>
            </w:tcBorders>
          </w:tcPr>
          <w:p w14:paraId="6486BC7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drukval uitstroom</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1FF86CB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Pa</w:t>
            </w:r>
          </w:p>
        </w:tc>
        <w:tc>
          <w:tcPr>
            <w:tcW w:w="1361" w:type="dxa"/>
            <w:tcBorders>
              <w:top w:val="single" w:sz="4" w:space="0" w:color="auto"/>
              <w:left w:val="nil"/>
              <w:bottom w:val="single" w:sz="4" w:space="0" w:color="auto"/>
              <w:right w:val="single" w:sz="4" w:space="0" w:color="auto"/>
            </w:tcBorders>
            <w:noWrap/>
            <w:vAlign w:val="bottom"/>
            <w:hideMark/>
          </w:tcPr>
          <w:p w14:paraId="186F28E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100</w:t>
            </w:r>
          </w:p>
        </w:tc>
      </w:tr>
      <w:tr w:rsidR="00115304" w:rsidRPr="00F83A2C" w14:paraId="217FE9FD"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7A2F1B2"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sidRPr="00F83A2C">
              <w:rPr>
                <w:rFonts w:ascii="Aptos Narrow" w:eastAsia="Times New Roman" w:hAnsi="Aptos Narrow" w:cs="Times New Roman"/>
                <w:noProof/>
                <w:color w:val="000000"/>
                <w:lang w:eastAsia="en-GB"/>
              </w:rPr>
              <w:t>supply__Pa</w:t>
            </w:r>
          </w:p>
        </w:tc>
        <w:tc>
          <w:tcPr>
            <w:tcW w:w="3118" w:type="dxa"/>
            <w:tcBorders>
              <w:top w:val="single" w:sz="4" w:space="0" w:color="auto"/>
              <w:left w:val="single" w:sz="4" w:space="0" w:color="auto"/>
              <w:bottom w:val="single" w:sz="4" w:space="0" w:color="auto"/>
              <w:right w:val="single" w:sz="4" w:space="0" w:color="auto"/>
            </w:tcBorders>
          </w:tcPr>
          <w:p w14:paraId="511F154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noProof/>
                <w:color w:val="000000"/>
                <w:lang w:eastAsia="en-GB"/>
              </w:rPr>
              <w:t>drukval instroom</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30810A6F"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Pa</w:t>
            </w:r>
          </w:p>
        </w:tc>
        <w:tc>
          <w:tcPr>
            <w:tcW w:w="1361" w:type="dxa"/>
            <w:tcBorders>
              <w:top w:val="single" w:sz="4" w:space="0" w:color="auto"/>
              <w:left w:val="nil"/>
              <w:bottom w:val="single" w:sz="4" w:space="0" w:color="auto"/>
              <w:right w:val="single" w:sz="4" w:space="0" w:color="auto"/>
            </w:tcBorders>
            <w:noWrap/>
            <w:vAlign w:val="bottom"/>
            <w:hideMark/>
          </w:tcPr>
          <w:p w14:paraId="617A0788"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150</w:t>
            </w:r>
          </w:p>
        </w:tc>
      </w:tr>
      <w:tr w:rsidR="00115304" w:rsidRPr="00F83A2C" w14:paraId="5A996BB3"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34052DF"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COP</w:t>
            </w:r>
            <w:r w:rsidRPr="00F83A2C">
              <w:rPr>
                <w:rFonts w:ascii="Aptos Narrow" w:eastAsia="Times New Roman" w:hAnsi="Aptos Narrow" w:cs="Times New Roman"/>
                <w:noProof/>
                <w:color w:val="000000"/>
                <w:lang w:eastAsia="en-GB"/>
              </w:rPr>
              <w:t>_heat_pump_heating</w:t>
            </w:r>
          </w:p>
        </w:tc>
        <w:tc>
          <w:tcPr>
            <w:tcW w:w="3118" w:type="dxa"/>
            <w:tcBorders>
              <w:top w:val="single" w:sz="4" w:space="0" w:color="auto"/>
              <w:left w:val="single" w:sz="4" w:space="0" w:color="auto"/>
              <w:bottom w:val="single" w:sz="4" w:space="0" w:color="auto"/>
              <w:right w:val="single" w:sz="4" w:space="0" w:color="auto"/>
            </w:tcBorders>
          </w:tcPr>
          <w:p w14:paraId="15B80530"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4FABC38D"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W/W</w:t>
            </w:r>
          </w:p>
        </w:tc>
        <w:tc>
          <w:tcPr>
            <w:tcW w:w="1361" w:type="dxa"/>
            <w:tcBorders>
              <w:top w:val="single" w:sz="4" w:space="0" w:color="auto"/>
              <w:left w:val="nil"/>
              <w:bottom w:val="single" w:sz="4" w:space="0" w:color="auto"/>
              <w:right w:val="single" w:sz="4" w:space="0" w:color="auto"/>
            </w:tcBorders>
            <w:noWrap/>
            <w:vAlign w:val="bottom"/>
            <w:hideMark/>
          </w:tcPr>
          <w:p w14:paraId="0B79CC2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4,5</w:t>
            </w:r>
          </w:p>
        </w:tc>
      </w:tr>
      <w:tr w:rsidR="00115304" w:rsidRPr="00F83A2C" w14:paraId="2C4E3F9C"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AC59E13" w14:textId="77777777" w:rsidR="00115304" w:rsidRPr="00F83A2C"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COP</w:t>
            </w:r>
            <w:r w:rsidRPr="00F83A2C">
              <w:rPr>
                <w:rFonts w:ascii="Aptos Narrow" w:eastAsia="Times New Roman" w:hAnsi="Aptos Narrow" w:cs="Times New Roman"/>
                <w:noProof/>
                <w:color w:val="000000"/>
                <w:lang w:eastAsia="en-GB"/>
              </w:rPr>
              <w:t>_heat_pump_cooling</w:t>
            </w:r>
          </w:p>
        </w:tc>
        <w:tc>
          <w:tcPr>
            <w:tcW w:w="3118" w:type="dxa"/>
            <w:tcBorders>
              <w:top w:val="single" w:sz="4" w:space="0" w:color="auto"/>
              <w:left w:val="single" w:sz="4" w:space="0" w:color="auto"/>
              <w:bottom w:val="single" w:sz="4" w:space="0" w:color="auto"/>
              <w:right w:val="single" w:sz="4" w:space="0" w:color="auto"/>
            </w:tcBorders>
          </w:tcPr>
          <w:p w14:paraId="1A4E15E6" w14:textId="77777777" w:rsidR="00115304" w:rsidRPr="00F83A2C" w:rsidRDefault="00115304" w:rsidP="0001725A">
            <w:pPr>
              <w:spacing w:after="0" w:line="240" w:lineRule="auto"/>
              <w:rPr>
                <w:rFonts w:ascii="Aptos Narrow" w:eastAsia="Times New Roman" w:hAnsi="Aptos Narrow" w:cs="Times New Roman"/>
                <w:color w:val="000000"/>
                <w:lang w:eastAsia="en-GB"/>
              </w:rPr>
            </w:pP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40AAC79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W/W</w:t>
            </w:r>
          </w:p>
        </w:tc>
        <w:tc>
          <w:tcPr>
            <w:tcW w:w="1361" w:type="dxa"/>
            <w:tcBorders>
              <w:top w:val="single" w:sz="4" w:space="0" w:color="auto"/>
              <w:left w:val="nil"/>
              <w:bottom w:val="single" w:sz="4" w:space="0" w:color="auto"/>
              <w:right w:val="single" w:sz="4" w:space="0" w:color="auto"/>
            </w:tcBorders>
            <w:noWrap/>
            <w:vAlign w:val="bottom"/>
            <w:hideMark/>
          </w:tcPr>
          <w:p w14:paraId="72B8883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15</w:t>
            </w:r>
          </w:p>
        </w:tc>
      </w:tr>
      <w:tr w:rsidR="00115304" w:rsidRPr="00F83A2C" w14:paraId="698E3656"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50EAFBF1" w14:textId="77777777" w:rsidR="00115304" w:rsidRPr="00D7771D" w:rsidRDefault="00115304" w:rsidP="0001725A">
            <w:pPr>
              <w:spacing w:after="0" w:line="240" w:lineRule="auto"/>
              <w:rPr>
                <w:rFonts w:ascii="Aptos Narrow" w:eastAsia="Times New Roman" w:hAnsi="Aptos Narrow" w:cs="Times New Roman"/>
                <w:noProof/>
                <w:color w:val="000000"/>
                <w:lang w:val="en-GB" w:eastAsia="en-GB"/>
              </w:rPr>
            </w:pPr>
            <w:r w:rsidRPr="00D7771D">
              <w:rPr>
                <w:rFonts w:ascii="Aptos Narrow" w:eastAsia="Times New Roman" w:hAnsi="Aptos Narrow" w:cs="Times New Roman"/>
                <w:noProof/>
                <w:color w:val="000000"/>
                <w:lang w:val="en-GB" w:eastAsia="en-GB"/>
              </w:rPr>
              <w:t>eta_heat_recovery (eta_th)</w:t>
            </w:r>
          </w:p>
        </w:tc>
        <w:tc>
          <w:tcPr>
            <w:tcW w:w="3118" w:type="dxa"/>
            <w:tcBorders>
              <w:top w:val="single" w:sz="4" w:space="0" w:color="auto"/>
              <w:left w:val="single" w:sz="4" w:space="0" w:color="auto"/>
              <w:bottom w:val="single" w:sz="4" w:space="0" w:color="auto"/>
              <w:right w:val="single" w:sz="4" w:space="0" w:color="auto"/>
            </w:tcBorders>
          </w:tcPr>
          <w:p w14:paraId="61D0363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 xml:space="preserve">Rendement </w:t>
            </w:r>
            <w:proofErr w:type="spellStart"/>
            <w:r>
              <w:rPr>
                <w:rFonts w:ascii="Aptos Narrow" w:eastAsia="Times New Roman" w:hAnsi="Aptos Narrow" w:cs="Times New Roman"/>
                <w:color w:val="000000"/>
                <w:lang w:eastAsia="en-GB"/>
              </w:rPr>
              <w:t>twin-coil</w:t>
            </w:r>
            <w:proofErr w:type="spellEnd"/>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0BBC20B7"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W/W</w:t>
            </w:r>
          </w:p>
        </w:tc>
        <w:tc>
          <w:tcPr>
            <w:tcW w:w="1361" w:type="dxa"/>
            <w:tcBorders>
              <w:top w:val="single" w:sz="4" w:space="0" w:color="auto"/>
              <w:left w:val="nil"/>
              <w:bottom w:val="single" w:sz="4" w:space="0" w:color="auto"/>
              <w:right w:val="single" w:sz="4" w:space="0" w:color="auto"/>
            </w:tcBorders>
            <w:noWrap/>
            <w:vAlign w:val="bottom"/>
            <w:hideMark/>
          </w:tcPr>
          <w:p w14:paraId="4B3FCC52"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0,5</w:t>
            </w:r>
          </w:p>
        </w:tc>
      </w:tr>
      <w:tr w:rsidR="00115304" w:rsidRPr="00F83A2C" w14:paraId="1BACB0BC" w14:textId="77777777" w:rsidTr="0001725A">
        <w:trPr>
          <w:trHeight w:val="288"/>
          <w:jc w:val="center"/>
        </w:trPr>
        <w:tc>
          <w:tcPr>
            <w:tcW w:w="3681" w:type="dxa"/>
            <w:tcBorders>
              <w:top w:val="single" w:sz="4" w:space="0" w:color="auto"/>
              <w:left w:val="single" w:sz="4" w:space="0" w:color="auto"/>
              <w:bottom w:val="single" w:sz="4" w:space="0" w:color="auto"/>
              <w:right w:val="nil"/>
            </w:tcBorders>
            <w:shd w:val="clear" w:color="auto" w:fill="FBE4D5" w:themeFill="accent2" w:themeFillTint="33"/>
            <w:noWrap/>
            <w:vAlign w:val="bottom"/>
          </w:tcPr>
          <w:p w14:paraId="0FC76533" w14:textId="77777777" w:rsidR="00115304" w:rsidRDefault="00115304"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Modelparameters</w:t>
            </w:r>
          </w:p>
        </w:tc>
        <w:tc>
          <w:tcPr>
            <w:tcW w:w="3118"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6F8214D7"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Korte toelichting</w:t>
            </w:r>
          </w:p>
        </w:tc>
        <w:tc>
          <w:tcPr>
            <w:tcW w:w="1077"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C666899"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Eenheid</w:t>
            </w:r>
          </w:p>
        </w:tc>
        <w:tc>
          <w:tcPr>
            <w:tcW w:w="1361" w:type="dxa"/>
            <w:tcBorders>
              <w:top w:val="single" w:sz="4" w:space="0" w:color="auto"/>
              <w:left w:val="nil"/>
              <w:bottom w:val="single" w:sz="4" w:space="0" w:color="auto"/>
              <w:right w:val="single" w:sz="4" w:space="0" w:color="auto"/>
            </w:tcBorders>
            <w:shd w:val="clear" w:color="auto" w:fill="FBE4D5" w:themeFill="accent2" w:themeFillTint="33"/>
            <w:noWrap/>
          </w:tcPr>
          <w:p w14:paraId="2FC7B663"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Default</w:t>
            </w:r>
          </w:p>
        </w:tc>
      </w:tr>
      <w:tr w:rsidR="00115304" w:rsidRPr="00F83A2C" w14:paraId="58805D04"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B04DBB0" w14:textId="49BD2E58" w:rsidR="00115304" w:rsidRPr="00F83A2C" w:rsidRDefault="007D3A58"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KC</w:t>
            </w:r>
            <w:r w:rsidR="00115304" w:rsidRPr="00F83A2C">
              <w:rPr>
                <w:rFonts w:ascii="Aptos Narrow" w:eastAsia="Times New Roman" w:hAnsi="Aptos Narrow" w:cs="Times New Roman"/>
                <w:noProof/>
                <w:color w:val="000000"/>
                <w:lang w:eastAsia="en-GB"/>
              </w:rPr>
              <w:t>_</w:t>
            </w:r>
            <w:r>
              <w:rPr>
                <w:rFonts w:ascii="Aptos Narrow" w:eastAsia="Times New Roman" w:hAnsi="Aptos Narrow" w:cs="Times New Roman"/>
                <w:noProof/>
                <w:color w:val="000000"/>
                <w:lang w:eastAsia="en-GB"/>
              </w:rPr>
              <w:t>Aantal_Segmenten</w:t>
            </w:r>
          </w:p>
        </w:tc>
        <w:tc>
          <w:tcPr>
            <w:tcW w:w="3118" w:type="dxa"/>
            <w:tcBorders>
              <w:top w:val="single" w:sz="4" w:space="0" w:color="auto"/>
              <w:left w:val="single" w:sz="4" w:space="0" w:color="auto"/>
              <w:bottom w:val="single" w:sz="4" w:space="0" w:color="auto"/>
              <w:right w:val="single" w:sz="4" w:space="0" w:color="auto"/>
            </w:tcBorders>
          </w:tcPr>
          <w:p w14:paraId="146CBC0B"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aantal segmenten in model</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2A76A1F4"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hideMark/>
          </w:tcPr>
          <w:p w14:paraId="242FCAB6"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200 (</w:t>
            </w:r>
            <w:r w:rsidRPr="00F83A2C">
              <w:rPr>
                <w:rFonts w:ascii="Aptos Narrow" w:eastAsia="Times New Roman" w:hAnsi="Aptos Narrow" w:cs="Times New Roman"/>
                <w:color w:val="000000"/>
                <w:lang w:eastAsia="en-GB"/>
              </w:rPr>
              <w:t>10</w:t>
            </w:r>
            <w:r>
              <w:rPr>
                <w:rFonts w:ascii="Aptos Narrow" w:eastAsia="Times New Roman" w:hAnsi="Aptos Narrow" w:cs="Times New Roman"/>
                <w:color w:val="000000"/>
                <w:lang w:eastAsia="en-GB"/>
              </w:rPr>
              <w:t>-200)</w:t>
            </w:r>
          </w:p>
        </w:tc>
      </w:tr>
      <w:tr w:rsidR="00115304" w:rsidRPr="00F83A2C" w14:paraId="485B57F2" w14:textId="77777777" w:rsidTr="0001725A">
        <w:trPr>
          <w:trHeight w:val="288"/>
          <w:jc w:val="center"/>
        </w:trPr>
        <w:tc>
          <w:tcPr>
            <w:tcW w:w="3681" w:type="dxa"/>
            <w:tcBorders>
              <w:top w:val="single" w:sz="4" w:space="0" w:color="auto"/>
              <w:left w:val="single" w:sz="4" w:space="0" w:color="auto"/>
              <w:bottom w:val="single" w:sz="4" w:space="0" w:color="auto"/>
              <w:right w:val="nil"/>
            </w:tcBorders>
            <w:noWrap/>
            <w:vAlign w:val="bottom"/>
            <w:hideMark/>
          </w:tcPr>
          <w:p w14:paraId="4F7D456F" w14:textId="3534FD45" w:rsidR="00115304" w:rsidRPr="00F83A2C" w:rsidRDefault="00E75670" w:rsidP="0001725A">
            <w:pPr>
              <w:spacing w:after="0" w:line="240" w:lineRule="auto"/>
              <w:rPr>
                <w:rFonts w:ascii="Aptos Narrow" w:eastAsia="Times New Roman" w:hAnsi="Aptos Narrow" w:cs="Times New Roman"/>
                <w:noProof/>
                <w:color w:val="000000"/>
                <w:lang w:eastAsia="en-GB"/>
              </w:rPr>
            </w:pPr>
            <w:r>
              <w:rPr>
                <w:rFonts w:ascii="Aptos Narrow" w:eastAsia="Times New Roman" w:hAnsi="Aptos Narrow" w:cs="Times New Roman"/>
                <w:noProof/>
                <w:color w:val="000000"/>
                <w:lang w:eastAsia="en-GB"/>
              </w:rPr>
              <w:t>ZS</w:t>
            </w:r>
            <w:r w:rsidR="00115304" w:rsidRPr="00F83A2C">
              <w:rPr>
                <w:rFonts w:ascii="Aptos Narrow" w:eastAsia="Times New Roman" w:hAnsi="Aptos Narrow" w:cs="Times New Roman"/>
                <w:noProof/>
                <w:color w:val="000000"/>
                <w:lang w:eastAsia="en-GB"/>
              </w:rPr>
              <w:t>_</w:t>
            </w:r>
            <w:r>
              <w:rPr>
                <w:rFonts w:ascii="Aptos Narrow" w:eastAsia="Times New Roman" w:hAnsi="Aptos Narrow" w:cs="Times New Roman"/>
                <w:noProof/>
                <w:color w:val="000000"/>
                <w:lang w:eastAsia="en-GB"/>
              </w:rPr>
              <w:t>Aantal_Segmenten</w:t>
            </w:r>
          </w:p>
        </w:tc>
        <w:tc>
          <w:tcPr>
            <w:tcW w:w="3118" w:type="dxa"/>
            <w:tcBorders>
              <w:top w:val="single" w:sz="4" w:space="0" w:color="auto"/>
              <w:left w:val="single" w:sz="4" w:space="0" w:color="auto"/>
              <w:bottom w:val="single" w:sz="4" w:space="0" w:color="auto"/>
              <w:right w:val="single" w:sz="4" w:space="0" w:color="auto"/>
            </w:tcBorders>
          </w:tcPr>
          <w:p w14:paraId="13DD8B25"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aantal segmenten in model</w:t>
            </w:r>
          </w:p>
        </w:tc>
        <w:tc>
          <w:tcPr>
            <w:tcW w:w="1077" w:type="dxa"/>
            <w:tcBorders>
              <w:top w:val="single" w:sz="4" w:space="0" w:color="auto"/>
              <w:left w:val="single" w:sz="4" w:space="0" w:color="auto"/>
              <w:bottom w:val="single" w:sz="4" w:space="0" w:color="auto"/>
              <w:right w:val="single" w:sz="4" w:space="0" w:color="auto"/>
            </w:tcBorders>
            <w:noWrap/>
            <w:vAlign w:val="bottom"/>
            <w:hideMark/>
          </w:tcPr>
          <w:p w14:paraId="352FB96C"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sidRPr="00F83A2C">
              <w:rPr>
                <w:rFonts w:ascii="Aptos Narrow" w:eastAsia="Times New Roman" w:hAnsi="Aptos Narrow" w:cs="Times New Roman"/>
                <w:color w:val="000000"/>
                <w:lang w:eastAsia="en-GB"/>
              </w:rPr>
              <w:t>-</w:t>
            </w:r>
          </w:p>
        </w:tc>
        <w:tc>
          <w:tcPr>
            <w:tcW w:w="1361" w:type="dxa"/>
            <w:tcBorders>
              <w:top w:val="single" w:sz="4" w:space="0" w:color="auto"/>
              <w:left w:val="nil"/>
              <w:bottom w:val="single" w:sz="4" w:space="0" w:color="auto"/>
              <w:right w:val="single" w:sz="4" w:space="0" w:color="auto"/>
            </w:tcBorders>
            <w:noWrap/>
            <w:vAlign w:val="bottom"/>
            <w:hideMark/>
          </w:tcPr>
          <w:p w14:paraId="02E939CE" w14:textId="77777777" w:rsidR="00115304" w:rsidRPr="00F83A2C" w:rsidRDefault="00115304" w:rsidP="0001725A">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10 (</w:t>
            </w:r>
            <w:r w:rsidRPr="00F83A2C">
              <w:rPr>
                <w:rFonts w:ascii="Aptos Narrow" w:eastAsia="Times New Roman" w:hAnsi="Aptos Narrow" w:cs="Times New Roman"/>
                <w:color w:val="000000"/>
                <w:lang w:eastAsia="en-GB"/>
              </w:rPr>
              <w:t>10</w:t>
            </w:r>
            <w:r>
              <w:rPr>
                <w:rFonts w:ascii="Aptos Narrow" w:eastAsia="Times New Roman" w:hAnsi="Aptos Narrow" w:cs="Times New Roman"/>
                <w:color w:val="000000"/>
                <w:lang w:eastAsia="en-GB"/>
              </w:rPr>
              <w:t>-200)</w:t>
            </w:r>
          </w:p>
        </w:tc>
      </w:tr>
    </w:tbl>
    <w:p w14:paraId="7349BD06" w14:textId="77777777" w:rsidR="00115304" w:rsidRDefault="00115304" w:rsidP="00115304">
      <w:pPr>
        <w:suppressAutoHyphens/>
        <w:spacing w:after="0" w:line="240" w:lineRule="auto"/>
      </w:pPr>
      <w:r>
        <w:br w:type="page"/>
      </w:r>
    </w:p>
    <w:p w14:paraId="30F73601" w14:textId="77777777" w:rsidR="00A7320E" w:rsidRDefault="00A7320E" w:rsidP="001D4877">
      <w:pPr>
        <w:pStyle w:val="Kop1"/>
      </w:pPr>
      <w:bookmarkStart w:id="21" w:name="_Toc229045722"/>
      <w:r>
        <w:lastRenderedPageBreak/>
        <w:t>Detailh</w:t>
      </w:r>
      <w:r w:rsidRPr="007F782B">
        <w:t xml:space="preserve">andleiding </w:t>
      </w:r>
      <w:r>
        <w:t>IFC-</w:t>
      </w:r>
      <w:r w:rsidRPr="007F782B">
        <w:t>simulatie EWF</w:t>
      </w:r>
      <w:bookmarkEnd w:id="21"/>
    </w:p>
    <w:p w14:paraId="16DF9F8E" w14:textId="32546E70" w:rsidR="00A7320E" w:rsidRPr="00D7771D" w:rsidRDefault="00A7320E" w:rsidP="00A7320E">
      <w:pPr>
        <w:rPr>
          <w:lang w:val="de-DE"/>
        </w:rPr>
      </w:pPr>
      <w:r w:rsidRPr="00D7771D">
        <w:rPr>
          <w:lang w:val="de-DE"/>
        </w:rPr>
        <w:t xml:space="preserve">Auteur: Wiechert Eschbach. Sep ’25 – </w:t>
      </w:r>
      <w:r w:rsidR="006F1780">
        <w:rPr>
          <w:lang w:val="de-DE"/>
        </w:rPr>
        <w:t>Jul</w:t>
      </w:r>
      <w:r w:rsidRPr="00D7771D">
        <w:rPr>
          <w:lang w:val="de-DE"/>
        </w:rPr>
        <w:t xml:space="preserve"> ‘26</w:t>
      </w:r>
    </w:p>
    <w:p w14:paraId="521F8814" w14:textId="77777777" w:rsidR="00A16DB6" w:rsidRDefault="00A16DB6" w:rsidP="00A16DB6">
      <w:pPr>
        <w:pStyle w:val="Kop2"/>
      </w:pPr>
      <w:bookmarkStart w:id="22" w:name="_Toc229045723"/>
      <w:r>
        <w:t>Doel gebouwmodel</w:t>
      </w:r>
      <w:bookmarkEnd w:id="22"/>
    </w:p>
    <w:p w14:paraId="1EB44228" w14:textId="77777777" w:rsidR="00A16DB6" w:rsidRDefault="00A16DB6" w:rsidP="00A16DB6">
      <w:pPr>
        <w:spacing w:after="0"/>
      </w:pPr>
      <w:r>
        <w:t>Het doel van het gebouwmodel is een visualisatie van de geometrie van het gebouw en de beoogde posities van de onderdelen van het EWF-systeem, voor zover deze van invloed zijn op het gebouw, te weten:</w:t>
      </w:r>
    </w:p>
    <w:p w14:paraId="045AB8AD" w14:textId="77777777" w:rsidR="00A16DB6" w:rsidRDefault="00A16DB6" w:rsidP="00A16DB6">
      <w:pPr>
        <w:pStyle w:val="Lijstalinea"/>
        <w:numPr>
          <w:ilvl w:val="0"/>
          <w:numId w:val="3"/>
        </w:numPr>
      </w:pPr>
      <w:r>
        <w:t xml:space="preserve">de </w:t>
      </w:r>
      <w:proofErr w:type="spellStart"/>
      <w:r>
        <w:t>venturi</w:t>
      </w:r>
      <w:proofErr w:type="spellEnd"/>
      <w:r>
        <w:t>;</w:t>
      </w:r>
    </w:p>
    <w:p w14:paraId="276B648B" w14:textId="77777777" w:rsidR="00A16DB6" w:rsidRDefault="00A16DB6" w:rsidP="00A16DB6">
      <w:pPr>
        <w:pStyle w:val="Lijstalinea"/>
        <w:numPr>
          <w:ilvl w:val="0"/>
          <w:numId w:val="3"/>
        </w:numPr>
      </w:pPr>
      <w:r>
        <w:t>de drukkamer;</w:t>
      </w:r>
    </w:p>
    <w:p w14:paraId="5DFCFBF7" w14:textId="77777777" w:rsidR="00A16DB6" w:rsidRDefault="00A16DB6" w:rsidP="00A16DB6">
      <w:pPr>
        <w:pStyle w:val="Lijstalinea"/>
        <w:numPr>
          <w:ilvl w:val="0"/>
          <w:numId w:val="3"/>
        </w:numPr>
      </w:pPr>
      <w:r>
        <w:t>de klimaatcascade;</w:t>
      </w:r>
    </w:p>
    <w:p w14:paraId="4D5B19E8" w14:textId="77777777" w:rsidR="00A16DB6" w:rsidRDefault="00A16DB6" w:rsidP="00A16DB6">
      <w:pPr>
        <w:pStyle w:val="Lijstalinea"/>
        <w:numPr>
          <w:ilvl w:val="0"/>
          <w:numId w:val="3"/>
        </w:numPr>
      </w:pPr>
      <w:r>
        <w:t>de zonneschoorsteen.</w:t>
      </w:r>
    </w:p>
    <w:p w14:paraId="3AFDB7B1" w14:textId="77777777" w:rsidR="00A16DB6" w:rsidRDefault="00A16DB6" w:rsidP="00A16DB6">
      <w:r>
        <w:t>Het ontstane gebouwmodel hoort daarmee bij de (definitieve) berekening van het EWF-systeem en kan als referentie (in de vorm van een prestatiemodel) worden gebruikt. Voor de andere partijen in een EWF-project biedt de visualisatie houvast over afmetingen en positionering van de EWF-onderdelen.</w:t>
      </w:r>
    </w:p>
    <w:p w14:paraId="327CD60C" w14:textId="181182CA" w:rsidR="00A16DB6" w:rsidRDefault="00F75C28" w:rsidP="00A16DB6">
      <w:r>
        <w:t>Het</w:t>
      </w:r>
      <w:r w:rsidR="00A16DB6">
        <w:t xml:space="preserve"> model kan als referentie in IFC-format worden gebruikt door de projectpartners. Dat laatste is ook de reden dat het gebouw zelf, hoewel niet gebruikt in de berekening, </w:t>
      </w:r>
      <w:r w:rsidR="00D14378">
        <w:t>bij voorkeur</w:t>
      </w:r>
      <w:r w:rsidR="00A16DB6">
        <w:t xml:space="preserve"> moet worden gemodelleerd en gerelateerd aan een nulpunt.</w:t>
      </w:r>
    </w:p>
    <w:p w14:paraId="0574E983" w14:textId="77777777" w:rsidR="00FB1949" w:rsidRDefault="009B6089" w:rsidP="00A16DB6">
      <w:pPr>
        <w:pStyle w:val="Kop2"/>
      </w:pPr>
      <w:bookmarkStart w:id="23" w:name="_Toc229045724"/>
      <w:r>
        <w:t>Het gebouw modelleren in Rhino</w:t>
      </w:r>
      <w:bookmarkEnd w:id="23"/>
    </w:p>
    <w:p w14:paraId="0574E984" w14:textId="77777777" w:rsidR="00FB1949" w:rsidRDefault="009B6089">
      <w:pPr>
        <w:rPr>
          <w:i/>
          <w:iCs/>
        </w:rPr>
      </w:pPr>
      <w:r>
        <w:t xml:space="preserve">Allereerst moet de vorm van het gebouw worden gemodelleerd. Dat houdt de positie en oriëntatie van de gevels in en de hoogte van elk gebouwdeel in. </w:t>
      </w:r>
      <w:r w:rsidRPr="00417B41">
        <w:t>Er wordt ervan uit gegaan dat het gebouw Noord-Zuid wordt gemodelleerd, waarbij Noord boven is. Hieruit kunnen oriëntaties worden bepaald.</w:t>
      </w:r>
    </w:p>
    <w:p w14:paraId="0574E985" w14:textId="77777777" w:rsidR="00FB1949" w:rsidRDefault="009B6089">
      <w:r>
        <w:t xml:space="preserve">Omdat het gebouwmodel een uitgangspunt, en dus statisch is (het wordt niet gewijzigd in de EWF-berekening), wordt het gebouw niet met behulp van Grasshopper gemaakt, maar in het pakket Rhino met behulp van het gereedschap ‘box’. Daarom wordt allereerst een nulpunt aangemaakt. Vervolgens wordt het gebouw gemodelleerd gerelateerd aan het nulpunt. </w:t>
      </w:r>
    </w:p>
    <w:p w14:paraId="0574E986" w14:textId="77777777" w:rsidR="00FB1949" w:rsidRDefault="009B6089">
      <w:pPr>
        <w:rPr>
          <w:i/>
          <w:iCs/>
        </w:rPr>
      </w:pPr>
      <w:r>
        <w:rPr>
          <w:i/>
          <w:iCs/>
        </w:rPr>
        <w:t xml:space="preserve">Opm. Hoe het gebouw ten opzichte van het nulpunt wordt gemodelleerd is afhankelijk van de afspraak waar het nulpunt wordt gekozen (afspreken in het BIM </w:t>
      </w:r>
      <w:proofErr w:type="spellStart"/>
      <w:r>
        <w:rPr>
          <w:i/>
          <w:iCs/>
        </w:rPr>
        <w:t>UitvoeringsPlan</w:t>
      </w:r>
      <w:proofErr w:type="spellEnd"/>
      <w:r>
        <w:rPr>
          <w:i/>
          <w:iCs/>
        </w:rPr>
        <w:t>).</w:t>
      </w:r>
    </w:p>
    <w:p w14:paraId="0574E987" w14:textId="77777777" w:rsidR="00FB1949" w:rsidRDefault="009B6089">
      <w:r>
        <w:t xml:space="preserve">Het gebouwmodel wordt met behulp van blokken (Box) opgezet. Een complex gebouw geeft meerdere blokken. Er bestaat geen relatie tussen de blokken. Voor de berekening is dat niet relevant. </w:t>
      </w:r>
    </w:p>
    <w:p w14:paraId="0574E988" w14:textId="77777777" w:rsidR="00FB1949" w:rsidRDefault="009B6089">
      <w:r>
        <w:t>Dat gaat op de volgende manier:</w:t>
      </w:r>
    </w:p>
    <w:p w14:paraId="0574E989" w14:textId="77777777" w:rsidR="00FB1949" w:rsidRDefault="009B6089">
      <w:pPr>
        <w:pStyle w:val="Lijstalinea"/>
        <w:numPr>
          <w:ilvl w:val="0"/>
          <w:numId w:val="4"/>
        </w:numPr>
      </w:pPr>
      <w:r>
        <w:t xml:space="preserve">Start de software Rhino en geef in het eerste menu onder ‘New’ aan dat het gaat om een groot gebouw met maten in millimeters (Large </w:t>
      </w:r>
      <w:proofErr w:type="spellStart"/>
      <w:r>
        <w:t>Objects</w:t>
      </w:r>
      <w:proofErr w:type="spellEnd"/>
      <w:r>
        <w:t xml:space="preserve"> – millimeters);</w:t>
      </w:r>
    </w:p>
    <w:p w14:paraId="0574E98A" w14:textId="77777777" w:rsidR="00FB1949" w:rsidRDefault="009B6089">
      <w:pPr>
        <w:pStyle w:val="Lijstalinea"/>
        <w:numPr>
          <w:ilvl w:val="0"/>
          <w:numId w:val="4"/>
        </w:numPr>
      </w:pPr>
      <w:r>
        <w:t>Plaats een nulpunt door op button ‘Point’ in het menu aan de linkerzijde klikken;</w:t>
      </w:r>
    </w:p>
    <w:p w14:paraId="0574E98B" w14:textId="77777777" w:rsidR="00FB1949" w:rsidRDefault="009B6089">
      <w:pPr>
        <w:pStyle w:val="Lijstalinea"/>
        <w:numPr>
          <w:ilvl w:val="0"/>
          <w:numId w:val="4"/>
        </w:numPr>
      </w:pPr>
      <w:r>
        <w:t xml:space="preserve">Op de </w:t>
      </w:r>
      <w:proofErr w:type="spellStart"/>
      <w:r>
        <w:t>commandline</w:t>
      </w:r>
      <w:proofErr w:type="spellEnd"/>
      <w:r>
        <w:t xml:space="preserve"> eenvoudig de X, Y, én Z-coördinaten opgeven, bijv. 0,0,0</w:t>
      </w:r>
    </w:p>
    <w:p w14:paraId="0574E98C" w14:textId="77777777" w:rsidR="00FB1949" w:rsidRDefault="009B6089">
      <w:pPr>
        <w:pStyle w:val="Lijstalinea"/>
        <w:numPr>
          <w:ilvl w:val="0"/>
          <w:numId w:val="4"/>
        </w:numPr>
      </w:pPr>
      <w:r>
        <w:t>Klik op de button ‘Box’ in het menu aan de linkerzijde;</w:t>
      </w:r>
    </w:p>
    <w:p w14:paraId="0574E98D" w14:textId="77777777" w:rsidR="00FB1949" w:rsidRDefault="009B6089">
      <w:pPr>
        <w:pStyle w:val="Lijstalinea"/>
        <w:numPr>
          <w:ilvl w:val="0"/>
          <w:numId w:val="4"/>
        </w:numPr>
      </w:pPr>
      <w:r>
        <w:t>Eerste hoekpunt opgeven d.m.v. de X en Y coördinaten, bij voorkeur op het nulpunt: 0,0;</w:t>
      </w:r>
    </w:p>
    <w:p w14:paraId="0574E98E" w14:textId="77777777" w:rsidR="00FB1949" w:rsidRDefault="009B6089">
      <w:pPr>
        <w:pStyle w:val="Lijstalinea"/>
      </w:pPr>
      <w:r>
        <w:t xml:space="preserve">Zorg dat hierbij zowel de knoppen </w:t>
      </w:r>
      <w:proofErr w:type="spellStart"/>
      <w:r>
        <w:t>Grid</w:t>
      </w:r>
      <w:proofErr w:type="spellEnd"/>
      <w:r>
        <w:t xml:space="preserve"> Snap, </w:t>
      </w:r>
      <w:proofErr w:type="spellStart"/>
      <w:r>
        <w:t>Ortho</w:t>
      </w:r>
      <w:proofErr w:type="spellEnd"/>
      <w:r>
        <w:t xml:space="preserve"> en </w:t>
      </w:r>
      <w:proofErr w:type="spellStart"/>
      <w:r>
        <w:t>Osnap</w:t>
      </w:r>
      <w:proofErr w:type="spellEnd"/>
      <w:r>
        <w:t xml:space="preserve"> aan staan (vet gedrukt).</w:t>
      </w:r>
    </w:p>
    <w:p w14:paraId="0574E98F" w14:textId="77777777" w:rsidR="00FB1949" w:rsidRDefault="009B6089">
      <w:pPr>
        <w:pStyle w:val="Lijstalinea"/>
        <w:numPr>
          <w:ilvl w:val="0"/>
          <w:numId w:val="4"/>
        </w:numPr>
      </w:pPr>
      <w:r>
        <w:t>Tweede hoekpunt opgeven d.m.v. de X en Y coördinaten;</w:t>
      </w:r>
    </w:p>
    <w:p w14:paraId="0574E990" w14:textId="77777777" w:rsidR="00FB1949" w:rsidRDefault="009B6089">
      <w:pPr>
        <w:pStyle w:val="Lijstalinea"/>
        <w:numPr>
          <w:ilvl w:val="0"/>
          <w:numId w:val="4"/>
        </w:numPr>
      </w:pPr>
      <w:r>
        <w:t>Hoogte opgeven d.m.v. een Z-coördinaat.</w:t>
      </w:r>
    </w:p>
    <w:p w14:paraId="0574E991" w14:textId="77777777" w:rsidR="00FB1949" w:rsidRDefault="009B6089">
      <w:r>
        <w:t>Herhaal het plaatsen van Boxen totdat het gebouw compleet is.</w:t>
      </w:r>
    </w:p>
    <w:p w14:paraId="0574E992" w14:textId="4D2E5968" w:rsidR="00FB1949" w:rsidRDefault="009B6089">
      <w:r>
        <w:lastRenderedPageBreak/>
        <w:t xml:space="preserve">Roteer zo nodig </w:t>
      </w:r>
      <w:r w:rsidR="00DD03B9">
        <w:t xml:space="preserve">binnen Rhino </w:t>
      </w:r>
      <w:r>
        <w:t>het gebouw door middel van het commando ‘</w:t>
      </w:r>
      <w:proofErr w:type="spellStart"/>
      <w:r>
        <w:t>rotate</w:t>
      </w:r>
      <w:proofErr w:type="spellEnd"/>
      <w:r>
        <w:t xml:space="preserve">’. Volg de aanwijzingen in de </w:t>
      </w:r>
      <w:proofErr w:type="spellStart"/>
      <w:r>
        <w:t>commandline</w:t>
      </w:r>
      <w:proofErr w:type="spellEnd"/>
      <w:r>
        <w:t xml:space="preserve"> (selecteer het gebouw, dus alle boxen &gt; kies het rotatiepunt (veelal het nulpunt van het gebouw) &gt; geef de hoek op).</w:t>
      </w:r>
    </w:p>
    <w:p w14:paraId="0574E993" w14:textId="77777777" w:rsidR="00FB1949" w:rsidRDefault="009B6089" w:rsidP="001D4877">
      <w:pPr>
        <w:pStyle w:val="Kop2"/>
      </w:pPr>
      <w:bookmarkStart w:id="24" w:name="_Toc229045725"/>
      <w:r>
        <w:t>Punten toevoegen waar de EWF-componenten aan worden gekoppeld</w:t>
      </w:r>
      <w:bookmarkEnd w:id="24"/>
    </w:p>
    <w:p w14:paraId="0574E994" w14:textId="77777777" w:rsidR="00FB1949" w:rsidRDefault="009B6089">
      <w:r>
        <w:t>De EWF-onderdelen worden ook gerepresenteerd met behulp van blokken. Deze blokken worden vanuit Grasshopper gegenereerd, omdat deze in de berekening kunnen worden aangepast. Om ze nauwkeurig in het hiervoor gemaakte gebouw te plaatsen is het aan te bevelen om een punt aan te maken, waar het EWF-</w:t>
      </w:r>
      <w:proofErr w:type="spellStart"/>
      <w:r>
        <w:t>componente</w:t>
      </w:r>
      <w:proofErr w:type="spellEnd"/>
      <w:r>
        <w:t xml:space="preserve"> in de volgende stap aan wordt gekoppeld. Deze stap kan worden overgeslagen, met name als er voldoende Rhino-ervaring aanwezig is om de EWF-component rechtstreeks nauwkeurig te plaatsen.</w:t>
      </w:r>
    </w:p>
    <w:p w14:paraId="0574E995" w14:textId="77777777" w:rsidR="00FB1949" w:rsidRDefault="009B6089">
      <w:pPr>
        <w:spacing w:after="0"/>
      </w:pPr>
      <w:r>
        <w:t>Elk EWF-onderdeel wordt via een apart aangegeven punt in het model gepositioneerd. Daarvoor worden in Rhino ‘points’ geplaatst, op dezelfde manier als hierboven aangegeven voor het nulpunt:</w:t>
      </w:r>
    </w:p>
    <w:p w14:paraId="0574E996" w14:textId="77777777" w:rsidR="00FB1949" w:rsidRDefault="009B6089">
      <w:pPr>
        <w:pStyle w:val="Lijstalinea"/>
        <w:numPr>
          <w:ilvl w:val="0"/>
          <w:numId w:val="4"/>
        </w:numPr>
      </w:pPr>
      <w:r>
        <w:t>Plaats een punt door op button ‘Point’ in het menu aan de linkerzijde klikken;</w:t>
      </w:r>
    </w:p>
    <w:p w14:paraId="0574E997" w14:textId="59593C21" w:rsidR="00FB1949" w:rsidRDefault="009B6089">
      <w:pPr>
        <w:pStyle w:val="Lijstalinea"/>
        <w:numPr>
          <w:ilvl w:val="0"/>
          <w:numId w:val="4"/>
        </w:numPr>
      </w:pPr>
      <w:r>
        <w:t xml:space="preserve">Op de </w:t>
      </w:r>
      <w:proofErr w:type="spellStart"/>
      <w:r>
        <w:t>commandline</w:t>
      </w:r>
      <w:proofErr w:type="spellEnd"/>
      <w:r>
        <w:t xml:space="preserve"> eenvoudig de X, Y, én Z-coördinaten opgeven.</w:t>
      </w:r>
    </w:p>
    <w:p w14:paraId="0574E998" w14:textId="77777777" w:rsidR="00FB1949" w:rsidRDefault="009B6089">
      <w:r>
        <w:t>Let op: deze punten hebben verder geen enkele connectie met de berekening.</w:t>
      </w:r>
    </w:p>
    <w:p w14:paraId="0574E999" w14:textId="77777777" w:rsidR="00FB1949" w:rsidRDefault="009B6089" w:rsidP="001D4877">
      <w:pPr>
        <w:pStyle w:val="Kop2"/>
      </w:pPr>
      <w:bookmarkStart w:id="25" w:name="_Toc229045726"/>
      <w:r>
        <w:t>Vanuit Grasshopper de EWF-componenten koppelen aan de punten</w:t>
      </w:r>
      <w:bookmarkEnd w:id="25"/>
    </w:p>
    <w:p w14:paraId="0574E99A" w14:textId="72EA2595" w:rsidR="00FB1949" w:rsidRDefault="009B6089">
      <w:r>
        <w:t>Grasshopper is een tool die via Rhino wordt opgeroepen. Klik in Rhino op de tab ‘Tools’ en klik bij het uitklapmenu op Grasshopper. Laad het EWF-programma door op File &gt; Open document te klikken. Zoek het programma ‘</w:t>
      </w:r>
      <w:proofErr w:type="spellStart"/>
      <w:r>
        <w:t>EWF_tech_simulator</w:t>
      </w:r>
      <w:proofErr w:type="spellEnd"/>
      <w:r>
        <w:t xml:space="preserve">’ op. Omdat ook de juiste </w:t>
      </w:r>
      <w:proofErr w:type="spellStart"/>
      <w:r>
        <w:t>plugins</w:t>
      </w:r>
      <w:proofErr w:type="spellEnd"/>
      <w:r>
        <w:t xml:space="preserve"> worden geladen, kan dit even duren</w:t>
      </w:r>
      <w:r w:rsidR="00144F3B">
        <w:t>, vooral de eerste keer dat wordt geladen.</w:t>
      </w:r>
    </w:p>
    <w:p w14:paraId="0574E99B" w14:textId="77777777" w:rsidR="00FB1949" w:rsidRDefault="009B6089">
      <w:r>
        <w:t xml:space="preserve">Vervolgens moeten de bovengenoemde onderdelen van het EWF-systeem in, aan of op het gebouw worden geplaatst. Het betreft het </w:t>
      </w:r>
      <w:proofErr w:type="spellStart"/>
      <w:r>
        <w:t>Ventecdak</w:t>
      </w:r>
      <w:proofErr w:type="spellEnd"/>
      <w:r>
        <w:t xml:space="preserve">, de klimaatcascade en de zonneschoorsteen. Deze zijn al gedefinieerd, maar moeten nog in het gebouwmodel worden geplaatst. Aan de linkerkant van het schema worden deze EWF-componenten genoemd in een button, die het beginpunt van de component vormt. Dat beginpunt bevindt zich altijd aan de linkerzijde van het component. </w:t>
      </w:r>
    </w:p>
    <w:p w14:paraId="0574E99C" w14:textId="3D4831CC" w:rsidR="00FB1949" w:rsidRDefault="009B6089">
      <w:r>
        <w:t xml:space="preserve">Vanuit Grasshopper kunnen de eerder aangemaakte punten worden gebruikt door de componenten hieraan te koppelen. Klik eerst een point aan, zodat deze geel oplicht (= geselecteerd. Klik vervolgens in Grasshopper met de rechtermuisknop op de knop die begint met de naam ‘Point…’ Kies vervolgens ‘set </w:t>
      </w:r>
      <w:proofErr w:type="spellStart"/>
      <w:r>
        <w:t>one</w:t>
      </w:r>
      <w:proofErr w:type="spellEnd"/>
      <w:r>
        <w:t xml:space="preserve"> point’. Dan wordt de component op het geselecteerde punt geplaatst. Dit is de nauwkeurigste methode. Er kan ook andersom worden gewerkt, door eerst in Grasshopper naar ‘set </w:t>
      </w:r>
      <w:proofErr w:type="spellStart"/>
      <w:r>
        <w:t>one</w:t>
      </w:r>
      <w:proofErr w:type="spellEnd"/>
      <w:r>
        <w:t xml:space="preserve"> point’ te gaan en vervolgens op een point te klikken, maar het is mogelijk dat het er net naast komt te staan.  </w:t>
      </w:r>
    </w:p>
    <w:p w14:paraId="0574E99F" w14:textId="69F5D678" w:rsidR="00FB1949" w:rsidRDefault="009B6089" w:rsidP="000B2E0D">
      <w:r>
        <w:t xml:space="preserve">De benodigde </w:t>
      </w:r>
      <w:proofErr w:type="spellStart"/>
      <w:r>
        <w:t>sliders</w:t>
      </w:r>
      <w:proofErr w:type="spellEnd"/>
      <w:r>
        <w:t xml:space="preserve"> voor elk EWF-component zijn binnen de bedoelde component geplaatst, zodat duidelijk is welke slider erbij hoort. In figuur 2 wordt de invoer voor het </w:t>
      </w:r>
      <w:proofErr w:type="spellStart"/>
      <w:r>
        <w:t>Ventecdak</w:t>
      </w:r>
      <w:proofErr w:type="spellEnd"/>
      <w:r>
        <w:t xml:space="preserve"> uitgelicht.</w:t>
      </w:r>
    </w:p>
    <w:p w14:paraId="322A3ECE" w14:textId="48B119C5" w:rsidR="00B85117" w:rsidRDefault="004554A3">
      <w:pPr>
        <w:pStyle w:val="Figuur"/>
      </w:pPr>
      <w:r w:rsidRPr="004554A3">
        <w:rPr>
          <w:noProof/>
        </w:rPr>
        <w:lastRenderedPageBreak/>
        <w:drawing>
          <wp:inline distT="0" distB="0" distL="0" distR="0" wp14:anchorId="4D368484" wp14:editId="2AD44A52">
            <wp:extent cx="6089015" cy="3663950"/>
            <wp:effectExtent l="0" t="0" r="6985" b="0"/>
            <wp:docPr id="9514640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4018" name=""/>
                    <pic:cNvPicPr/>
                  </pic:nvPicPr>
                  <pic:blipFill>
                    <a:blip r:embed="rId18"/>
                    <a:stretch>
                      <a:fillRect/>
                    </a:stretch>
                  </pic:blipFill>
                  <pic:spPr>
                    <a:xfrm>
                      <a:off x="0" y="0"/>
                      <a:ext cx="6089015" cy="3663950"/>
                    </a:xfrm>
                    <a:prstGeom prst="rect">
                      <a:avLst/>
                    </a:prstGeom>
                  </pic:spPr>
                </pic:pic>
              </a:graphicData>
            </a:graphic>
          </wp:inline>
        </w:drawing>
      </w:r>
    </w:p>
    <w:p w14:paraId="0574E9A0" w14:textId="77777777" w:rsidR="00FB1949" w:rsidRDefault="009B6089">
      <w:pPr>
        <w:pStyle w:val="Figuur"/>
        <w:ind w:left="993" w:hanging="993"/>
      </w:pPr>
      <w:r>
        <w:t>Figuur 2</w:t>
      </w:r>
      <w:r>
        <w:tab/>
      </w:r>
      <w:proofErr w:type="spellStart"/>
      <w:r>
        <w:t>Ventecdak</w:t>
      </w:r>
      <w:proofErr w:type="spellEnd"/>
      <w:r>
        <w:t xml:space="preserve"> met </w:t>
      </w:r>
      <w:proofErr w:type="spellStart"/>
      <w:r>
        <w:t>Venturikeel</w:t>
      </w:r>
      <w:proofErr w:type="spellEnd"/>
      <w:r>
        <w:t xml:space="preserve"> in Grasshopper</w:t>
      </w:r>
    </w:p>
    <w:p w14:paraId="3CDD2E28" w14:textId="33730C48" w:rsidR="0004174F" w:rsidRDefault="006B190F">
      <w:r>
        <w:t xml:space="preserve">Aan de linkerzijde staat het punt </w:t>
      </w:r>
      <w:r w:rsidR="0004174F">
        <w:t>dat gekoppeld moet worden aan het gebouw vermeld onder de naam ‘</w:t>
      </w:r>
      <w:proofErr w:type="spellStart"/>
      <w:r w:rsidR="0004174F">
        <w:t>Venturidak</w:t>
      </w:r>
      <w:proofErr w:type="spellEnd"/>
      <w:r w:rsidR="0004174F">
        <w:t xml:space="preserve">’. Daaronder staat nog een ‘hoek </w:t>
      </w:r>
      <w:proofErr w:type="spellStart"/>
      <w:r w:rsidR="0004174F">
        <w:t>ventec</w:t>
      </w:r>
      <w:proofErr w:type="spellEnd"/>
      <w:r w:rsidR="0004174F">
        <w:t>’ vermeld. Daarmee kan deze component onder een hoek van het gebouw worden geplaatst.</w:t>
      </w:r>
      <w:r w:rsidR="00CC0A3C">
        <w:t xml:space="preserve"> De eerste parameter ‘Hoogte’ is de hoogte van de onderzijde van het component ten opzichte van het maaiveld. Vervolgens zijn er drie </w:t>
      </w:r>
      <w:proofErr w:type="spellStart"/>
      <w:r w:rsidR="00CC0A3C">
        <w:t>sliders</w:t>
      </w:r>
      <w:proofErr w:type="spellEnd"/>
      <w:r w:rsidR="00CC0A3C">
        <w:t xml:space="preserve"> </w:t>
      </w:r>
      <w:r w:rsidR="00C84A59">
        <w:t>om</w:t>
      </w:r>
      <w:r w:rsidR="00CC0A3C">
        <w:t xml:space="preserve"> de lengte, breedte en hoogte van het component zelf</w:t>
      </w:r>
      <w:r w:rsidR="00C84A59">
        <w:t xml:space="preserve"> aan te geven. Bij de componenten Zonneschoorsteen en Klimaatcascade is </w:t>
      </w:r>
      <w:r w:rsidR="006216E3">
        <w:t>dezelfde structuur te zien.</w:t>
      </w:r>
    </w:p>
    <w:p w14:paraId="0574E9A1" w14:textId="44570571" w:rsidR="00FB1949" w:rsidRDefault="002D2F39">
      <w:r>
        <w:t xml:space="preserve">Voor de </w:t>
      </w:r>
      <w:proofErr w:type="spellStart"/>
      <w:r>
        <w:t>venturikeel</w:t>
      </w:r>
      <w:proofErr w:type="spellEnd"/>
      <w:r>
        <w:t xml:space="preserve"> </w:t>
      </w:r>
      <w:r w:rsidR="003834E3">
        <w:t xml:space="preserve">wordt geen positie opgegeven. </w:t>
      </w:r>
      <w:r w:rsidR="009B6089">
        <w:t xml:space="preserve">Wel kunnen de afmetingen worden aangepast. </w:t>
      </w:r>
      <w:r w:rsidR="003834E3">
        <w:t>Alleen de keel hoogte wordt in de berekening gebruikt.</w:t>
      </w:r>
    </w:p>
    <w:p w14:paraId="0574E9A7" w14:textId="74B4DC4F" w:rsidR="00FB1949" w:rsidRDefault="009B6089">
      <w:r>
        <w:t xml:space="preserve">In figuur </w:t>
      </w:r>
      <w:r w:rsidR="008E1B59">
        <w:t>3</w:t>
      </w:r>
      <w:r>
        <w:t xml:space="preserve"> is het resultaat van het in Rhino schematisch getekende gebouw met de door Grasshopper gegenereerde EWF-componenten te zien. Daarvoor moet naar het </w:t>
      </w:r>
      <w:proofErr w:type="spellStart"/>
      <w:r>
        <w:t>Rhinoveld</w:t>
      </w:r>
      <w:proofErr w:type="spellEnd"/>
      <w:r>
        <w:t xml:space="preserve"> worden geswitcht. Alle wijzigingen in Grasshopper worden meteen in Rhino zichtbaar. Daarom is het aan te raden met twee schermen, of met de twee velden naast elkaar bij gebruik van een groot scherm, te werken.</w:t>
      </w:r>
    </w:p>
    <w:p w14:paraId="39D318A2" w14:textId="77777777" w:rsidR="00635805" w:rsidRDefault="00635805"/>
    <w:p w14:paraId="0574E9A8" w14:textId="77777777" w:rsidR="00FB1949" w:rsidRDefault="009B6089">
      <w:r>
        <w:rPr>
          <w:noProof/>
        </w:rPr>
        <w:lastRenderedPageBreak/>
        <w:drawing>
          <wp:inline distT="0" distB="0" distL="0" distR="0" wp14:anchorId="0574E9F5" wp14:editId="0574E9F6">
            <wp:extent cx="4647565" cy="2765425"/>
            <wp:effectExtent l="0" t="0" r="0" b="0"/>
            <wp:docPr id="11" name="Afbeelding 11" descr="Afbeelding met ontwerp, meubel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ontwerp, meubels&#10;&#10;Door AI gegenereerde inhoud is mogelijk onjuist."/>
                    <pic:cNvPicPr>
                      <a:picLocks noChangeAspect="1" noChangeArrowheads="1"/>
                    </pic:cNvPicPr>
                  </pic:nvPicPr>
                  <pic:blipFill>
                    <a:blip r:embed="rId19"/>
                    <a:stretch>
                      <a:fillRect/>
                    </a:stretch>
                  </pic:blipFill>
                  <pic:spPr bwMode="auto">
                    <a:xfrm>
                      <a:off x="0" y="0"/>
                      <a:ext cx="4647565" cy="2765425"/>
                    </a:xfrm>
                    <a:prstGeom prst="rect">
                      <a:avLst/>
                    </a:prstGeom>
                    <a:noFill/>
                  </pic:spPr>
                </pic:pic>
              </a:graphicData>
            </a:graphic>
          </wp:inline>
        </w:drawing>
      </w:r>
    </w:p>
    <w:p w14:paraId="0574E9A9" w14:textId="6E23F826" w:rsidR="00FB1949" w:rsidRDefault="009B6089">
      <w:pPr>
        <w:pStyle w:val="Figuur"/>
        <w:ind w:left="993" w:hanging="993"/>
        <w:rPr>
          <w:i w:val="0"/>
          <w:iCs w:val="0"/>
        </w:rPr>
      </w:pPr>
      <w:r>
        <w:t xml:space="preserve">Figuur </w:t>
      </w:r>
      <w:r w:rsidR="008E1B59">
        <w:t>3</w:t>
      </w:r>
      <w:r>
        <w:tab/>
        <w:t>Een gebouwmodel met drie gegenereerde EWF-componenten (</w:t>
      </w:r>
      <w:proofErr w:type="spellStart"/>
      <w:r>
        <w:t>Ventec</w:t>
      </w:r>
      <w:proofErr w:type="spellEnd"/>
      <w:r>
        <w:t>, klimaatcascade en zonneschoorsteen).</w:t>
      </w:r>
    </w:p>
    <w:p w14:paraId="0574E9AA" w14:textId="4FB16AC3" w:rsidR="00FB1949" w:rsidRDefault="009B6089">
      <w:r>
        <w:t xml:space="preserve">Het gebouwmodel zelf dient ter visualisering en daarmee kan gecontroleerd worden of de onderdelen van het EWF-systeem op de juiste positie en in de juiste afmetingen zijn aangebracht. De geometrische parameters worden rechtstreeks vanuit de </w:t>
      </w:r>
      <w:proofErr w:type="spellStart"/>
      <w:r>
        <w:t>sliders</w:t>
      </w:r>
      <w:proofErr w:type="spellEnd"/>
      <w:r>
        <w:t xml:space="preserve"> aan de berekening gekoppeld. </w:t>
      </w:r>
    </w:p>
    <w:p w14:paraId="20A08B22" w14:textId="77777777" w:rsidR="00490A71" w:rsidRDefault="00490A71" w:rsidP="00490A71">
      <w:r>
        <w:t xml:space="preserve">Alle verdere inputvelden staan aan de linkerzijde van het model onder elkaar gerangschikt. De parameters, die niet geometrisch aan een EWF-component zijn gekoppeld staan onder de EWF-componenten aangegeven. De </w:t>
      </w:r>
      <w:proofErr w:type="spellStart"/>
      <w:r>
        <w:t>sliders</w:t>
      </w:r>
      <w:proofErr w:type="spellEnd"/>
      <w:r>
        <w:t xml:space="preserve"> kunnen door middel van schuiven worden aangepast, maar ook (en dat werkt sneller en nauwkeuriger) kan op het getal in de slider worden dubbelgeklikt en vervolgens kan het getal worden aangepast. Druk op het groene knopje om de wijziging te bevestigen.</w:t>
      </w:r>
    </w:p>
    <w:p w14:paraId="0574E9AB" w14:textId="77777777" w:rsidR="00FB1949" w:rsidRDefault="009B6089" w:rsidP="001D4877">
      <w:pPr>
        <w:pStyle w:val="Kop2"/>
      </w:pPr>
      <w:bookmarkStart w:id="26" w:name="_Toc229045727"/>
      <w:r>
        <w:t>Dimensies EWF-componenten correct zetten</w:t>
      </w:r>
      <w:bookmarkEnd w:id="26"/>
    </w:p>
    <w:p w14:paraId="0574E9AC" w14:textId="668F5779" w:rsidR="00FB1949" w:rsidRDefault="009B6089">
      <w:r>
        <w:t>Van de EWF-onderdelen moeten de maximaal mogelijke afmetingen worden genomen. In de berekening kunnen optimalisaties worden uitgevoerd, waarbij de gemodelleerde afmetingen dan de maximumbegrenzingen vormen. Het bepalen van de maximale grootten gebeurt door met de linkermuisknop resp. op de buttons ‘Breedte’, ‘Diepte’ en ‘Hoogte’ te klikken en vervolgens op ‘</w:t>
      </w:r>
      <w:proofErr w:type="spellStart"/>
      <w:r>
        <w:t>Edit</w:t>
      </w:r>
      <w:proofErr w:type="spellEnd"/>
      <w:r>
        <w:t xml:space="preserve">’ te klikken. Er verschijnt een menu waarin de range kan worden vastgelegd. Uiteraard moet de maximale waarde onder ‘Max’ worden ingevuld. De ‘Min’ kan op 0 worden zet, maar beter is het om ook een minimale waarde in te voeren. </w:t>
      </w:r>
      <w:r w:rsidR="002B57DC">
        <w:t>Een EWF-object is zelden kleiner en/of smaller dan 500 mm.</w:t>
      </w:r>
    </w:p>
    <w:p w14:paraId="79723989" w14:textId="26BB4233" w:rsidR="00415C24" w:rsidRPr="00A15D1F" w:rsidRDefault="009B6089" w:rsidP="00E329FF">
      <w:r>
        <w:t>Elk object kan zelfstandig geroteerd worden ten opzichte van het aangrijpingspunt (nulpunt) van het object. Gebruik daarvoor de slider, waarbij een hoek tussen 0 en 90 graden kan worden gekozen. Als deze hoek niet voldoende is, kan de slider worden aangepast door op de slider te gaan staan en op de rechtermuisknop te klikken. Kies vervolgens ‘</w:t>
      </w:r>
      <w:proofErr w:type="spellStart"/>
      <w:r>
        <w:t>Edit</w:t>
      </w:r>
      <w:proofErr w:type="spellEnd"/>
      <w:r>
        <w:t>’ om de slider te kunnen aanpassen. Pas de minimum of maximumwaarde aan en leg die vast door op de groene knop te klikken.</w:t>
      </w:r>
    </w:p>
    <w:p w14:paraId="6A9519C2" w14:textId="7EA84D0E" w:rsidR="007F782B" w:rsidRPr="007F782B" w:rsidRDefault="007F782B" w:rsidP="001D4877">
      <w:pPr>
        <w:pStyle w:val="Kop2"/>
      </w:pPr>
      <w:bookmarkStart w:id="27" w:name="_Toc229045728"/>
      <w:r>
        <w:t>EWF-componenten exporteren naar IFC</w:t>
      </w:r>
      <w:bookmarkEnd w:id="27"/>
    </w:p>
    <w:p w14:paraId="234D554D" w14:textId="4A6E8EE3" w:rsidR="00EB7D17" w:rsidRDefault="007F782B" w:rsidP="00EB7D17">
      <w:r>
        <w:t>Het tekenpakket Rhino gaat nog niet goed om met IFC-componenten. Op het moment van schrijven (</w:t>
      </w:r>
      <w:r w:rsidR="00AF38FD">
        <w:t xml:space="preserve">mei </w:t>
      </w:r>
      <w:r>
        <w:t xml:space="preserve">2026) kan Rhino IFC-files importeren, maar het exporteren is nog niet mogelijk. Ook Grasshopper heeft </w:t>
      </w:r>
      <w:proofErr w:type="spellStart"/>
      <w:r>
        <w:t>plugins</w:t>
      </w:r>
      <w:proofErr w:type="spellEnd"/>
      <w:r>
        <w:t xml:space="preserve"> nodig om via IFC te communiceren. </w:t>
      </w:r>
      <w:r w:rsidR="00153C31">
        <w:t>In het model</w:t>
      </w:r>
      <w:r w:rsidR="00EB7D17">
        <w:t xml:space="preserve"> wordt gebruik gemaakt van </w:t>
      </w:r>
      <w:r w:rsidR="00153C31">
        <w:t>de</w:t>
      </w:r>
      <w:r w:rsidR="00EB7D17">
        <w:t xml:space="preserve"> </w:t>
      </w:r>
      <w:proofErr w:type="spellStart"/>
      <w:r w:rsidR="00EB7D17">
        <w:t>plugin</w:t>
      </w:r>
      <w:proofErr w:type="spellEnd"/>
      <w:r w:rsidR="00EB7D17">
        <w:t xml:space="preserve"> </w:t>
      </w:r>
      <w:r w:rsidR="00153C31">
        <w:t>‘</w:t>
      </w:r>
      <w:proofErr w:type="spellStart"/>
      <w:r w:rsidR="00EB7D17">
        <w:t>Ifc</w:t>
      </w:r>
      <w:proofErr w:type="spellEnd"/>
      <w:r w:rsidR="00EB7D17">
        <w:t xml:space="preserve"> Hopper</w:t>
      </w:r>
      <w:r w:rsidR="00153C31">
        <w:t>’</w:t>
      </w:r>
      <w:r w:rsidR="00EB7D17">
        <w:t xml:space="preserve">. </w:t>
      </w:r>
      <w:r w:rsidR="00EB7D17">
        <w:lastRenderedPageBreak/>
        <w:t xml:space="preserve">Deze </w:t>
      </w:r>
      <w:proofErr w:type="spellStart"/>
      <w:r w:rsidR="00EB7D17">
        <w:t>plugin</w:t>
      </w:r>
      <w:proofErr w:type="spellEnd"/>
      <w:r w:rsidR="00EB7D17">
        <w:t xml:space="preserve"> kan worden opgehaald op de site </w:t>
      </w:r>
      <w:r w:rsidR="00153C31">
        <w:t>‘</w:t>
      </w:r>
      <w:r w:rsidR="00EB7D17">
        <w:t>food4rhino.com</w:t>
      </w:r>
      <w:r w:rsidR="00153C31">
        <w:t>’</w:t>
      </w:r>
      <w:r w:rsidR="00EB7D17">
        <w:t>. Zoek naar ‘</w:t>
      </w:r>
      <w:proofErr w:type="spellStart"/>
      <w:r w:rsidR="00EB7D17">
        <w:t>ifchopper</w:t>
      </w:r>
      <w:proofErr w:type="spellEnd"/>
      <w:r w:rsidR="00EB7D17">
        <w:t xml:space="preserve">’. De </w:t>
      </w:r>
      <w:proofErr w:type="spellStart"/>
      <w:r w:rsidR="00EB7D17">
        <w:t>plugin</w:t>
      </w:r>
      <w:proofErr w:type="spellEnd"/>
      <w:r w:rsidR="00EB7D17">
        <w:t xml:space="preserve"> </w:t>
      </w:r>
      <w:proofErr w:type="spellStart"/>
      <w:r w:rsidR="00EB7D17">
        <w:t>IfcHopperShell</w:t>
      </w:r>
      <w:proofErr w:type="spellEnd"/>
      <w:r w:rsidR="00EB7D17">
        <w:t xml:space="preserve"> kan daar worden gedownload (na registratie). De </w:t>
      </w:r>
      <w:proofErr w:type="spellStart"/>
      <w:r w:rsidR="00EB7D17">
        <w:t>plugin</w:t>
      </w:r>
      <w:proofErr w:type="spellEnd"/>
      <w:r w:rsidR="00EB7D17">
        <w:t xml:space="preserve"> moet worden neergezet bij de </w:t>
      </w:r>
      <w:proofErr w:type="spellStart"/>
      <w:r w:rsidR="00EB7D17">
        <w:t>plugins</w:t>
      </w:r>
      <w:proofErr w:type="spellEnd"/>
      <w:r w:rsidR="00EB7D17">
        <w:t xml:space="preserve"> van het programma Rhino (c:/</w:t>
      </w:r>
      <w:proofErr w:type="spellStart"/>
      <w:r w:rsidR="00EB7D17">
        <w:t>ProgramFiles</w:t>
      </w:r>
      <w:proofErr w:type="spellEnd"/>
      <w:r w:rsidR="00EB7D17">
        <w:t>/Rhino8/</w:t>
      </w:r>
      <w:proofErr w:type="spellStart"/>
      <w:r w:rsidR="00EB7D17">
        <w:t>plugins</w:t>
      </w:r>
      <w:proofErr w:type="spellEnd"/>
      <w:r w:rsidR="00EB7D17">
        <w:t>. (Huidige versie is Rhino8 op het moment van schrijven).</w:t>
      </w:r>
      <w:r w:rsidR="00E134BE">
        <w:t xml:space="preserve"> </w:t>
      </w:r>
    </w:p>
    <w:p w14:paraId="741F3A3A" w14:textId="644B659A" w:rsidR="00E134BE" w:rsidRDefault="00E134BE" w:rsidP="00EB7D17">
      <w:r>
        <w:t xml:space="preserve">Daarnaast moet de </w:t>
      </w:r>
      <w:r w:rsidR="00507DBE">
        <w:t>‘</w:t>
      </w:r>
      <w:proofErr w:type="spellStart"/>
      <w:r>
        <w:t>ifchoppershell</w:t>
      </w:r>
      <w:proofErr w:type="spellEnd"/>
      <w:r w:rsidR="00507DBE">
        <w:t>’</w:t>
      </w:r>
      <w:r>
        <w:t xml:space="preserve"> worden geplaats in </w:t>
      </w:r>
      <w:r w:rsidR="00B06290">
        <w:t>ee</w:t>
      </w:r>
      <w:r w:rsidR="00507DBE">
        <w:t>n</w:t>
      </w:r>
      <w:r w:rsidR="00B06290">
        <w:t xml:space="preserve"> gebruikersdirectory. Dat gebeurt door in Rhino </w:t>
      </w:r>
      <w:r w:rsidR="00507DBE">
        <w:t>het commando ‘</w:t>
      </w:r>
      <w:proofErr w:type="spellStart"/>
      <w:r w:rsidR="00507DBE">
        <w:t>ScriptEditor</w:t>
      </w:r>
      <w:proofErr w:type="spellEnd"/>
      <w:r w:rsidR="00507DBE">
        <w:t xml:space="preserve">’ te geven. In de Script Editor </w:t>
      </w:r>
      <w:r w:rsidR="000913A3">
        <w:t>moet onder Tools worden gekozen voor</w:t>
      </w:r>
      <w:r w:rsidR="001F3AC2">
        <w:t xml:space="preserve"> ‘Advanced’ en vervolgens </w:t>
      </w:r>
      <w:r w:rsidR="00A26B71">
        <w:t>‘Open</w:t>
      </w:r>
      <w:r w:rsidR="001F3AC2">
        <w:t xml:space="preserve"> Python</w:t>
      </w:r>
      <w:r w:rsidR="00A26B71">
        <w:t xml:space="preserve"> 3 shell’. </w:t>
      </w:r>
      <w:r w:rsidR="006D58FF">
        <w:t xml:space="preserve">Er wordt een </w:t>
      </w:r>
      <w:proofErr w:type="spellStart"/>
      <w:r w:rsidR="005B382E">
        <w:t>C</w:t>
      </w:r>
      <w:r w:rsidR="00D24252">
        <w:t>ommand</w:t>
      </w:r>
      <w:r w:rsidR="006D58FF">
        <w:t>window</w:t>
      </w:r>
      <w:proofErr w:type="spellEnd"/>
      <w:r w:rsidR="00D24252">
        <w:t xml:space="preserve"> geopend</w:t>
      </w:r>
      <w:r w:rsidR="004A2FEC">
        <w:t>.</w:t>
      </w:r>
      <w:r w:rsidR="006D58FF">
        <w:t xml:space="preserve"> </w:t>
      </w:r>
      <w:r w:rsidR="00343A45">
        <w:t>Type daar ‘</w:t>
      </w:r>
      <w:r w:rsidR="00343A45" w:rsidRPr="00343A45">
        <w:t xml:space="preserve">pip </w:t>
      </w:r>
      <w:proofErr w:type="spellStart"/>
      <w:r w:rsidR="00343A45" w:rsidRPr="00343A45">
        <w:t>install</w:t>
      </w:r>
      <w:proofErr w:type="spellEnd"/>
      <w:r w:rsidR="00343A45" w:rsidRPr="00343A45">
        <w:t xml:space="preserve"> </w:t>
      </w:r>
      <w:proofErr w:type="spellStart"/>
      <w:r w:rsidR="00343A45" w:rsidRPr="00343A45">
        <w:t>ifcopenshell</w:t>
      </w:r>
      <w:proofErr w:type="spellEnd"/>
      <w:r w:rsidR="00343A45">
        <w:t>’.</w:t>
      </w:r>
      <w:r w:rsidR="004A2FEC">
        <w:t xml:space="preserve"> </w:t>
      </w:r>
      <w:r w:rsidR="001549A2">
        <w:t xml:space="preserve">Na </w:t>
      </w:r>
      <w:r w:rsidR="00A3008E">
        <w:t>installatie (te zien aan</w:t>
      </w:r>
      <w:r w:rsidR="00014A50">
        <w:t xml:space="preserve"> de woorden ‘</w:t>
      </w:r>
      <w:proofErr w:type="spellStart"/>
      <w:r w:rsidR="00014A50">
        <w:t>succesfully</w:t>
      </w:r>
      <w:proofErr w:type="spellEnd"/>
      <w:r w:rsidR="00014A50">
        <w:t xml:space="preserve"> </w:t>
      </w:r>
      <w:proofErr w:type="spellStart"/>
      <w:r w:rsidR="00014A50">
        <w:t>installed</w:t>
      </w:r>
      <w:proofErr w:type="spellEnd"/>
      <w:r w:rsidR="00014A50">
        <w:t xml:space="preserve"> ….</w:t>
      </w:r>
      <w:r w:rsidR="005B382E">
        <w:t xml:space="preserve"> </w:t>
      </w:r>
      <w:r w:rsidR="009A4985">
        <w:t>bijna</w:t>
      </w:r>
      <w:r w:rsidR="005B382E">
        <w:t xml:space="preserve"> onderaan de tekst</w:t>
      </w:r>
      <w:r w:rsidR="00014A50">
        <w:t>)</w:t>
      </w:r>
      <w:r w:rsidR="004A2FEC">
        <w:t xml:space="preserve"> kunnen de </w:t>
      </w:r>
      <w:proofErr w:type="spellStart"/>
      <w:r w:rsidR="004A2FEC">
        <w:t>windows</w:t>
      </w:r>
      <w:proofErr w:type="spellEnd"/>
      <w:r w:rsidR="004A2FEC">
        <w:t xml:space="preserve"> gesloten worden (in Rhino en in Windows)</w:t>
      </w:r>
      <w:r w:rsidR="00014A50">
        <w:t>.</w:t>
      </w:r>
    </w:p>
    <w:p w14:paraId="061F1678" w14:textId="637188FF" w:rsidR="007F782B" w:rsidRDefault="007F782B" w:rsidP="007F782B">
      <w:r>
        <w:t xml:space="preserve">De export naar een IFC-model bevat alleen de EFW-componenten. Er worden geen rekenresultaten meegegeven. Het IFC-model is alleen bedoeld voor de geometrische communicatie. Er is een aparte knop </w:t>
      </w:r>
      <w:r w:rsidR="006230CD">
        <w:t xml:space="preserve">‘Wegschrijven IFC-model’ aanwezig </w:t>
      </w:r>
      <w:r>
        <w:t xml:space="preserve">voor het maken van een export. </w:t>
      </w:r>
      <w:r w:rsidR="00D6145F">
        <w:t>Deze knop is een drukknop</w:t>
      </w:r>
      <w:r w:rsidR="00B74E94">
        <w:t xml:space="preserve">: </w:t>
      </w:r>
      <w:r w:rsidR="00C406A0">
        <w:t>éé</w:t>
      </w:r>
      <w:r w:rsidR="00B74E94">
        <w:t xml:space="preserve">n maal drukken op de knop zorgt voor een IFC-export naar de directory, </w:t>
      </w:r>
      <w:r w:rsidR="00987091">
        <w:t>waar de data</w:t>
      </w:r>
      <w:r w:rsidR="00FA795E">
        <w:t xml:space="preserve"> naar toe moet worden geschreven. Deze directory</w:t>
      </w:r>
      <w:r w:rsidR="00B74E94">
        <w:t xml:space="preserve"> </w:t>
      </w:r>
      <w:r w:rsidR="00C406A0">
        <w:t xml:space="preserve">moet </w:t>
      </w:r>
      <w:r w:rsidR="00FA795E">
        <w:t xml:space="preserve">vooraf </w:t>
      </w:r>
      <w:r w:rsidR="00C406A0">
        <w:t>worden aangegeven</w:t>
      </w:r>
      <w:r w:rsidR="00FA795E">
        <w:t>, zie figuur 4</w:t>
      </w:r>
      <w:r w:rsidR="007B577B">
        <w:t xml:space="preserve">, </w:t>
      </w:r>
      <w:r w:rsidR="005B774B">
        <w:t>door op de button ‘</w:t>
      </w:r>
      <w:proofErr w:type="spellStart"/>
      <w:r w:rsidR="005B774B">
        <w:t>Path</w:t>
      </w:r>
      <w:proofErr w:type="spellEnd"/>
      <w:r w:rsidR="005B774B">
        <w:t xml:space="preserve"> te klikken met de rechtermuisknop en vervolgens </w:t>
      </w:r>
      <w:r w:rsidR="00162890">
        <w:t>in het pop-upmenu</w:t>
      </w:r>
      <w:r w:rsidR="002F2855">
        <w:t xml:space="preserve"> </w:t>
      </w:r>
      <w:r w:rsidR="005B774B">
        <w:t>‘</w:t>
      </w:r>
      <w:r w:rsidR="00162890">
        <w:t xml:space="preserve">select a </w:t>
      </w:r>
      <w:proofErr w:type="spellStart"/>
      <w:r w:rsidR="00162890">
        <w:t>path</w:t>
      </w:r>
      <w:proofErr w:type="spellEnd"/>
      <w:r w:rsidR="00162890">
        <w:t>’ te kiezen</w:t>
      </w:r>
      <w:r w:rsidR="00C406A0">
        <w:t xml:space="preserve">. </w:t>
      </w:r>
      <w:r>
        <w:t xml:space="preserve">Deze export </w:t>
      </w:r>
      <w:r w:rsidR="00D6145F">
        <w:t>dient</w:t>
      </w:r>
      <w:r>
        <w:t xml:space="preserve"> daarmee worden gemaakt op het moment dat de berekening, en daarmee de fysieke afmetingen van de EWF-componenten, correct is.</w:t>
      </w:r>
      <w:r w:rsidR="00FD3F95">
        <w:t xml:space="preserve"> </w:t>
      </w:r>
    </w:p>
    <w:p w14:paraId="79735E66" w14:textId="67328B82" w:rsidR="00FA795E" w:rsidRDefault="000F768D" w:rsidP="007F782B">
      <w:r>
        <w:rPr>
          <w:noProof/>
        </w:rPr>
        <mc:AlternateContent>
          <mc:Choice Requires="wps">
            <w:drawing>
              <wp:anchor distT="0" distB="0" distL="114300" distR="114300" simplePos="0" relativeHeight="251663360" behindDoc="0" locked="0" layoutInCell="1" allowOverlap="1" wp14:anchorId="0E642838" wp14:editId="4DB160F3">
                <wp:simplePos x="0" y="0"/>
                <wp:positionH relativeFrom="column">
                  <wp:posOffset>3446996</wp:posOffset>
                </wp:positionH>
                <wp:positionV relativeFrom="paragraph">
                  <wp:posOffset>845158</wp:posOffset>
                </wp:positionV>
                <wp:extent cx="444500" cy="139700"/>
                <wp:effectExtent l="0" t="0" r="0" b="0"/>
                <wp:wrapNone/>
                <wp:docPr id="352410413" name="Pijl: links 18"/>
                <wp:cNvGraphicFramePr/>
                <a:graphic xmlns:a="http://schemas.openxmlformats.org/drawingml/2006/main">
                  <a:graphicData uri="http://schemas.microsoft.com/office/word/2010/wordprocessingShape">
                    <wps:wsp>
                      <wps:cNvSpPr/>
                      <wps:spPr>
                        <a:xfrm>
                          <a:off x="0" y="0"/>
                          <a:ext cx="444500" cy="1397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52D561B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ijl: links 18" o:spid="_x0000_s1026" type="#_x0000_t66" style="position:absolute;margin-left:271.4pt;margin-top:66.55pt;width:35pt;height: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" adj="3394" fillcolor="#4472c4 [3204]" stroked="f" strokeweight="1pt"/>
            </w:pict>
          </mc:Fallback>
        </mc:AlternateContent>
      </w:r>
      <w:r w:rsidR="00E92361">
        <w:rPr>
          <w:noProof/>
        </w:rPr>
        <w:drawing>
          <wp:inline distT="0" distB="0" distL="0" distR="0" wp14:anchorId="191EE214" wp14:editId="6CB7F4C6">
            <wp:extent cx="3284505" cy="1089754"/>
            <wp:effectExtent l="0" t="0" r="0" b="0"/>
            <wp:docPr id="1869582171"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2171" name="Afbeelding 1869582171"/>
                    <pic:cNvPicPr/>
                  </pic:nvPicPr>
                  <pic:blipFill>
                    <a:blip r:embed="rId20">
                      <a:extLst>
                        <a:ext uri="{28A0092B-C50C-407E-A947-70E740481C1C}">
                          <a14:useLocalDpi xmlns:a14="http://schemas.microsoft.com/office/drawing/2010/main" val="0"/>
                        </a:ext>
                      </a:extLst>
                    </a:blip>
                    <a:stretch>
                      <a:fillRect/>
                    </a:stretch>
                  </pic:blipFill>
                  <pic:spPr>
                    <a:xfrm>
                      <a:off x="0" y="0"/>
                      <a:ext cx="3284505" cy="1089754"/>
                    </a:xfrm>
                    <a:prstGeom prst="rect">
                      <a:avLst/>
                    </a:prstGeom>
                  </pic:spPr>
                </pic:pic>
              </a:graphicData>
            </a:graphic>
          </wp:inline>
        </w:drawing>
      </w:r>
    </w:p>
    <w:p w14:paraId="53E51302" w14:textId="24D8EDB1" w:rsidR="00A52F78" w:rsidRDefault="00A52F78" w:rsidP="00A52F78">
      <w:pPr>
        <w:pStyle w:val="Figuur"/>
      </w:pPr>
      <w:r>
        <w:t>Figuur 4</w:t>
      </w:r>
      <w:r>
        <w:tab/>
        <w:t>bestanden en datalocatie kiezen</w:t>
      </w:r>
    </w:p>
    <w:p w14:paraId="71ADA367" w14:textId="77777777" w:rsidR="007F782B" w:rsidRDefault="007F782B" w:rsidP="007F782B">
      <w:r>
        <w:t>Uiteraard zou het kunnen dat door externe factoren geometrie moet wijzigen. In dat geval begint de cyclus opnieuw door het gebouwmodel aan te passen aan de ontstane randvoorwaarden en de berekening opnieuw uit te voeren.</w:t>
      </w:r>
    </w:p>
    <w:p w14:paraId="5F685588" w14:textId="22AD23B8" w:rsidR="00366433" w:rsidRDefault="00366433" w:rsidP="007F782B">
      <w:r>
        <w:t>De export vindt plaats door op de knop ‘</w:t>
      </w:r>
      <w:r w:rsidR="009279C7">
        <w:t xml:space="preserve">Wegschrijven IFC-model’ </w:t>
      </w:r>
      <w:r w:rsidR="007620EE">
        <w:t>in te drukken</w:t>
      </w:r>
      <w:r w:rsidR="0072397F">
        <w:t xml:space="preserve">, zie figuur </w:t>
      </w:r>
      <w:r w:rsidR="00BB3144">
        <w:t>5</w:t>
      </w:r>
      <w:r w:rsidR="007620EE">
        <w:t xml:space="preserve">. </w:t>
      </w:r>
      <w:r w:rsidR="009A4985">
        <w:t xml:space="preserve">Deze knop is </w:t>
      </w:r>
      <w:r w:rsidR="007C5484">
        <w:t xml:space="preserve">bovenin het model te vinden onder de button ‘Start berekening’. </w:t>
      </w:r>
      <w:r w:rsidR="007620EE">
        <w:t xml:space="preserve">Op het moment dat de knop wordt ingedrukt wordt het bestand weggeschreven naar de opgegeven plek met de opgegeven </w:t>
      </w:r>
      <w:r w:rsidR="00B90FC2">
        <w:t>project</w:t>
      </w:r>
      <w:r w:rsidR="007620EE">
        <w:t>naam.</w:t>
      </w:r>
      <w:r w:rsidR="009279C7">
        <w:t xml:space="preserve"> </w:t>
      </w:r>
    </w:p>
    <w:p w14:paraId="51E47347" w14:textId="33CFD657" w:rsidR="00B90FC2" w:rsidRDefault="00B4120A" w:rsidP="007F782B">
      <w:r w:rsidRPr="00B4120A">
        <w:rPr>
          <w:noProof/>
        </w:rPr>
        <w:drawing>
          <wp:inline distT="0" distB="0" distL="0" distR="0" wp14:anchorId="475E89EB" wp14:editId="266E4C69">
            <wp:extent cx="2401652" cy="642026"/>
            <wp:effectExtent l="0" t="0" r="0" b="5715"/>
            <wp:docPr id="8738757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75749" name=""/>
                    <pic:cNvPicPr/>
                  </pic:nvPicPr>
                  <pic:blipFill>
                    <a:blip r:embed="rId21"/>
                    <a:stretch>
                      <a:fillRect/>
                    </a:stretch>
                  </pic:blipFill>
                  <pic:spPr>
                    <a:xfrm>
                      <a:off x="0" y="0"/>
                      <a:ext cx="2411495" cy="644657"/>
                    </a:xfrm>
                    <a:prstGeom prst="rect">
                      <a:avLst/>
                    </a:prstGeom>
                  </pic:spPr>
                </pic:pic>
              </a:graphicData>
            </a:graphic>
          </wp:inline>
        </w:drawing>
      </w:r>
    </w:p>
    <w:p w14:paraId="7EB68141" w14:textId="59B440ED" w:rsidR="00B4120A" w:rsidRDefault="00B4120A" w:rsidP="00B4120A">
      <w:pPr>
        <w:pStyle w:val="Figuur"/>
      </w:pPr>
      <w:r>
        <w:t>Figuur 5</w:t>
      </w:r>
      <w:r>
        <w:tab/>
        <w:t>Wegschrijven IFC-model</w:t>
      </w:r>
    </w:p>
    <w:p w14:paraId="2008A522" w14:textId="00EFBABD" w:rsidR="00075B52" w:rsidRPr="007F782B" w:rsidRDefault="00075B52" w:rsidP="00075B52">
      <w:pPr>
        <w:pStyle w:val="Kop2"/>
      </w:pPr>
      <w:bookmarkStart w:id="28" w:name="_Toc229045729"/>
      <w:r>
        <w:t>Berekening</w:t>
      </w:r>
      <w:r w:rsidR="0015453C">
        <w:t xml:space="preserve"> exporteren</w:t>
      </w:r>
      <w:bookmarkEnd w:id="28"/>
    </w:p>
    <w:p w14:paraId="110C5DFE" w14:textId="59E65D35" w:rsidR="00310E76" w:rsidRDefault="00574D73" w:rsidP="00310E76">
      <w:r>
        <w:t>Het resultaat van de berekening is een datamatrix</w:t>
      </w:r>
      <w:r w:rsidR="008370F5">
        <w:t>, die in</w:t>
      </w:r>
      <w:r w:rsidR="008E41DF">
        <w:t xml:space="preserve"> XLSX</w:t>
      </w:r>
      <w:r>
        <w:t>-formaat</w:t>
      </w:r>
      <w:r w:rsidR="008370F5">
        <w:t xml:space="preserve"> kan worden geëxporteerd</w:t>
      </w:r>
      <w:r>
        <w:t xml:space="preserve">. </w:t>
      </w:r>
      <w:r w:rsidR="00310E76">
        <w:t xml:space="preserve">De berekening wordt niet automatisch bewaard. De reden is dat in het proces veel berekeningen plaatsvinden, waarbij het niet nodig is om elke keer de resultaten te bewaren. Op het moment dat er wel een resultaat moet worden bewaard moet op de knop ‘Wegschrijven export in XLSX’ worden gedrukt. De berekening </w:t>
      </w:r>
      <w:r w:rsidR="00310E76">
        <w:lastRenderedPageBreak/>
        <w:t>wordt bewaard in de opgegeven datadirectory.</w:t>
      </w:r>
      <w:r w:rsidR="00590139">
        <w:t xml:space="preserve"> </w:t>
      </w:r>
      <w:r w:rsidR="00590139">
        <w:t xml:space="preserve">Deze knop is bovenin het model te vinden onder de button ‘Start berekening’. </w:t>
      </w:r>
    </w:p>
    <w:p w14:paraId="40025879" w14:textId="77777777" w:rsidR="00EA2DC3" w:rsidRDefault="00310E76" w:rsidP="00F9235B">
      <w:r>
        <w:rPr>
          <w:noProof/>
        </w:rPr>
        <w:drawing>
          <wp:inline distT="0" distB="0" distL="0" distR="0" wp14:anchorId="78C8864C" wp14:editId="5C2D4983">
            <wp:extent cx="2421466" cy="609073"/>
            <wp:effectExtent l="0" t="0" r="0" b="635"/>
            <wp:docPr id="1770514450" name="Afbeelding 19" descr="Grasshopper - ewf_tech_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4450" name="Afbeelding 1770514450" descr="Grasshopper - ewf_tech_simulator*"/>
                    <pic:cNvPicPr/>
                  </pic:nvPicPr>
                  <pic:blipFill rotWithShape="1">
                    <a:blip r:embed="rId22" cstate="print">
                      <a:extLst>
                        <a:ext uri="{28A0092B-C50C-407E-A947-70E740481C1C}">
                          <a14:useLocalDpi xmlns:a14="http://schemas.microsoft.com/office/drawing/2010/main" val="0"/>
                        </a:ext>
                      </a:extLst>
                    </a:blip>
                    <a:srcRect l="6680" t="52349" r="52407" b="28279"/>
                    <a:stretch>
                      <a:fillRect/>
                    </a:stretch>
                  </pic:blipFill>
                  <pic:spPr bwMode="auto">
                    <a:xfrm>
                      <a:off x="0" y="0"/>
                      <a:ext cx="2427955" cy="610705"/>
                    </a:xfrm>
                    <a:prstGeom prst="rect">
                      <a:avLst/>
                    </a:prstGeom>
                    <a:ln>
                      <a:noFill/>
                    </a:ln>
                    <a:extLst>
                      <a:ext uri="{53640926-AAD7-44D8-BBD7-CCE9431645EC}">
                        <a14:shadowObscured xmlns:a14="http://schemas.microsoft.com/office/drawing/2010/main"/>
                      </a:ext>
                    </a:extLst>
                  </pic:spPr>
                </pic:pic>
              </a:graphicData>
            </a:graphic>
          </wp:inline>
        </w:drawing>
      </w:r>
      <w:r w:rsidR="00F9235B">
        <w:t xml:space="preserve">   </w:t>
      </w:r>
    </w:p>
    <w:p w14:paraId="6CAB0AC1" w14:textId="580E849D" w:rsidR="00310E76" w:rsidRDefault="00310E76" w:rsidP="00F9235B">
      <w:r w:rsidRPr="00F9235B">
        <w:rPr>
          <w:i/>
          <w:iCs/>
        </w:rPr>
        <w:t>Figuur 6</w:t>
      </w:r>
      <w:r w:rsidRPr="00F9235B">
        <w:rPr>
          <w:i/>
          <w:iCs/>
        </w:rPr>
        <w:tab/>
        <w:t>Wegschrijven berekening</w:t>
      </w:r>
    </w:p>
    <w:p w14:paraId="17FEA97F" w14:textId="1D1A9261" w:rsidR="00F9235B" w:rsidRDefault="00F9235B" w:rsidP="00574D73">
      <w:r>
        <w:t xml:space="preserve">In het </w:t>
      </w:r>
      <w:r w:rsidR="00EA2DC3">
        <w:t>E</w:t>
      </w:r>
      <w:r>
        <w:t xml:space="preserve">xcelbestand worden drie bladen </w:t>
      </w:r>
      <w:r w:rsidR="0056054F">
        <w:t>aangemaakt, te weten, “Info”, “input</w:t>
      </w:r>
      <w:r w:rsidR="008F5379">
        <w:t>data</w:t>
      </w:r>
      <w:r w:rsidR="0056054F">
        <w:t xml:space="preserve">” en </w:t>
      </w:r>
      <w:r w:rsidR="008F5379">
        <w:t>“Outputmatrix”</w:t>
      </w:r>
      <w:r w:rsidR="00441667">
        <w:t>, zie figuur 7</w:t>
      </w:r>
      <w:r w:rsidR="008F5379">
        <w:t xml:space="preserve">. Op deze wijze </w:t>
      </w:r>
      <w:r w:rsidR="00113116">
        <w:t>worden bij elkaar behorende gegevens samen bewaard, maar tegelijk kan de matrix dan worden geselecteerd voor ev</w:t>
      </w:r>
      <w:r w:rsidR="008370F5">
        <w:t xml:space="preserve">entuele </w:t>
      </w:r>
      <w:r w:rsidR="00113116">
        <w:t>verdere bewerking.</w:t>
      </w:r>
      <w:r w:rsidR="005A38B2">
        <w:t xml:space="preserve"> Uiteraard kunnen ook de voor Excel gebruikelijke bewerkingen worden uitgevoerd, zoals het maken van grafieken.</w:t>
      </w:r>
    </w:p>
    <w:p w14:paraId="2A8D76D8" w14:textId="102AD113" w:rsidR="002C21C6" w:rsidRDefault="00CD0A5A" w:rsidP="00574D73">
      <w:r>
        <w:t>Op het tabb</w:t>
      </w:r>
      <w:r w:rsidR="006E61F3">
        <w:t>l</w:t>
      </w:r>
      <w:r>
        <w:t>ad “Info”</w:t>
      </w:r>
      <w:r w:rsidR="001C6D91">
        <w:t xml:space="preserve"> </w:t>
      </w:r>
      <w:r>
        <w:t xml:space="preserve">worden de algemene gegevens aangegeven, zoals </w:t>
      </w:r>
      <w:r w:rsidR="002D4272">
        <w:t xml:space="preserve">de datum van de berekening, </w:t>
      </w:r>
      <w:r>
        <w:t>de auteur, de project naam, etc.</w:t>
      </w:r>
      <w:r w:rsidR="00C75069">
        <w:t xml:space="preserve"> Op het tabblad ‘Inputdata” worden projectrekengegevens voor de input gegeven. </w:t>
      </w:r>
      <w:r w:rsidR="002C21C6">
        <w:t xml:space="preserve">Ook wordt het totale energieverbruik daar vermeld, omdat het een </w:t>
      </w:r>
      <w:r w:rsidR="001C6D91">
        <w:t xml:space="preserve">totaalcijfer is, geen </w:t>
      </w:r>
      <w:proofErr w:type="spellStart"/>
      <w:r w:rsidR="001C6D91">
        <w:t>uurcijfer</w:t>
      </w:r>
      <w:proofErr w:type="spellEnd"/>
      <w:r w:rsidR="001C6D91">
        <w:t>.</w:t>
      </w:r>
    </w:p>
    <w:p w14:paraId="1C8A1B49" w14:textId="35AA5F34" w:rsidR="00EA2DC3" w:rsidRDefault="00C75069" w:rsidP="00574D73">
      <w:r>
        <w:t xml:space="preserve">Het tabblad “Outputmatrix” bevat alle berekende </w:t>
      </w:r>
      <w:proofErr w:type="spellStart"/>
      <w:r>
        <w:t>uurlijkse</w:t>
      </w:r>
      <w:proofErr w:type="spellEnd"/>
      <w:r>
        <w:t xml:space="preserve"> gegevens.</w:t>
      </w:r>
    </w:p>
    <w:p w14:paraId="503B5A6D" w14:textId="5BA7957D" w:rsidR="00153748" w:rsidRDefault="00153748" w:rsidP="00574D73">
      <w:r w:rsidRPr="00153748">
        <w:rPr>
          <w:noProof/>
        </w:rPr>
        <w:drawing>
          <wp:inline distT="0" distB="0" distL="0" distR="0" wp14:anchorId="471EBB45" wp14:editId="6113453F">
            <wp:extent cx="4007457" cy="2502083"/>
            <wp:effectExtent l="0" t="0" r="0" b="0"/>
            <wp:docPr id="21185530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53067" name=""/>
                    <pic:cNvPicPr/>
                  </pic:nvPicPr>
                  <pic:blipFill>
                    <a:blip r:embed="rId23"/>
                    <a:stretch>
                      <a:fillRect/>
                    </a:stretch>
                  </pic:blipFill>
                  <pic:spPr>
                    <a:xfrm>
                      <a:off x="0" y="0"/>
                      <a:ext cx="4016043" cy="2507444"/>
                    </a:xfrm>
                    <a:prstGeom prst="rect">
                      <a:avLst/>
                    </a:prstGeom>
                  </pic:spPr>
                </pic:pic>
              </a:graphicData>
            </a:graphic>
          </wp:inline>
        </w:drawing>
      </w:r>
    </w:p>
    <w:p w14:paraId="30F90198" w14:textId="3787DAA9" w:rsidR="00153748" w:rsidRDefault="00153748" w:rsidP="00153748">
      <w:pPr>
        <w:pStyle w:val="Figuur"/>
      </w:pPr>
      <w:r>
        <w:t xml:space="preserve">Figuur </w:t>
      </w:r>
      <w:r w:rsidR="00441667">
        <w:t>7</w:t>
      </w:r>
      <w:r>
        <w:tab/>
        <w:t>Output Excel</w:t>
      </w:r>
      <w:r w:rsidR="00441667">
        <w:t>bestand</w:t>
      </w:r>
    </w:p>
    <w:p w14:paraId="591747A6" w14:textId="50F82C78" w:rsidR="00B92F37" w:rsidRDefault="00B92F37">
      <w:pPr>
        <w:suppressAutoHyphens/>
        <w:spacing w:after="0" w:line="240" w:lineRule="auto"/>
        <w:rPr>
          <w:rFonts w:asciiTheme="majorHAnsi" w:eastAsiaTheme="majorEastAsia" w:hAnsiTheme="majorHAnsi" w:cstheme="majorBidi"/>
          <w:color w:val="2F5496" w:themeColor="accent1" w:themeShade="BF"/>
          <w:sz w:val="40"/>
          <w:szCs w:val="40"/>
        </w:rPr>
      </w:pPr>
      <w:r>
        <w:rPr>
          <w:sz w:val="40"/>
          <w:szCs w:val="40"/>
        </w:rPr>
        <w:br w:type="page"/>
      </w:r>
    </w:p>
    <w:p w14:paraId="40C93397" w14:textId="0B4FBE5F" w:rsidR="00D121D7" w:rsidRPr="00146A32" w:rsidRDefault="0008479D" w:rsidP="00146A32">
      <w:pPr>
        <w:pStyle w:val="Kop1"/>
        <w:numPr>
          <w:ilvl w:val="0"/>
          <w:numId w:val="0"/>
        </w:numPr>
        <w:ind w:left="426" w:hanging="426"/>
        <w:rPr>
          <w:sz w:val="40"/>
          <w:szCs w:val="40"/>
        </w:rPr>
      </w:pPr>
      <w:bookmarkStart w:id="29" w:name="_Toc229045730"/>
      <w:r w:rsidRPr="00146A32">
        <w:rPr>
          <w:sz w:val="40"/>
          <w:szCs w:val="40"/>
        </w:rPr>
        <w:lastRenderedPageBreak/>
        <w:t>Bijlage</w:t>
      </w:r>
      <w:r w:rsidR="00AF26DD" w:rsidRPr="00146A32">
        <w:rPr>
          <w:sz w:val="40"/>
          <w:szCs w:val="40"/>
        </w:rPr>
        <w:t xml:space="preserve"> 1</w:t>
      </w:r>
      <w:r w:rsidRPr="00146A32">
        <w:rPr>
          <w:sz w:val="40"/>
          <w:szCs w:val="40"/>
        </w:rPr>
        <w:t>. Voorbeeld</w:t>
      </w:r>
      <w:r w:rsidR="0030244C" w:rsidRPr="00146A32">
        <w:rPr>
          <w:sz w:val="40"/>
          <w:szCs w:val="40"/>
        </w:rPr>
        <w:t xml:space="preserve"> </w:t>
      </w:r>
      <w:r w:rsidR="00D121D7" w:rsidRPr="00146A32">
        <w:rPr>
          <w:sz w:val="40"/>
          <w:szCs w:val="40"/>
        </w:rPr>
        <w:t>EWF</w:t>
      </w:r>
      <w:r w:rsidR="00D121D7" w:rsidRPr="00146A32">
        <w:rPr>
          <w:spacing w:val="-21"/>
          <w:sz w:val="40"/>
          <w:szCs w:val="40"/>
        </w:rPr>
        <w:t xml:space="preserve"> </w:t>
      </w:r>
      <w:r w:rsidR="00D121D7" w:rsidRPr="00146A32">
        <w:rPr>
          <w:sz w:val="40"/>
          <w:szCs w:val="40"/>
        </w:rPr>
        <w:t>simulatie</w:t>
      </w:r>
      <w:r w:rsidR="0030244C" w:rsidRPr="00146A32">
        <w:rPr>
          <w:sz w:val="40"/>
          <w:szCs w:val="40"/>
        </w:rPr>
        <w:t>.</w:t>
      </w:r>
      <w:bookmarkEnd w:id="29"/>
    </w:p>
    <w:p w14:paraId="3A02392A" w14:textId="65B48FF2" w:rsidR="002B6823" w:rsidRDefault="002B6823" w:rsidP="002B6823">
      <w:pPr>
        <w:pStyle w:val="Plattetekst"/>
        <w:spacing w:after="0"/>
        <w:jc w:val="both"/>
      </w:pPr>
      <w:r>
        <w:rPr>
          <w:w w:val="105"/>
        </w:rPr>
        <w:t>Auteur:</w:t>
      </w:r>
      <w:r>
        <w:rPr>
          <w:spacing w:val="-14"/>
          <w:w w:val="105"/>
        </w:rPr>
        <w:t xml:space="preserve"> </w:t>
      </w:r>
      <w:r>
        <w:rPr>
          <w:w w:val="105"/>
        </w:rPr>
        <w:t>Melle</w:t>
      </w:r>
      <w:r>
        <w:rPr>
          <w:spacing w:val="-13"/>
          <w:w w:val="105"/>
        </w:rPr>
        <w:t xml:space="preserve"> </w:t>
      </w:r>
      <w:r>
        <w:rPr>
          <w:w w:val="105"/>
        </w:rPr>
        <w:t>Benthem Datum:</w:t>
      </w:r>
      <w:r>
        <w:rPr>
          <w:spacing w:val="-11"/>
          <w:w w:val="105"/>
        </w:rPr>
        <w:t xml:space="preserve"> </w:t>
      </w:r>
      <w:r>
        <w:rPr>
          <w:w w:val="105"/>
        </w:rPr>
        <w:t>26/03/2026. Bewerking: Oscar Somsen. 16 april 2026</w:t>
      </w:r>
    </w:p>
    <w:p w14:paraId="30765EF5" w14:textId="5B031985" w:rsidR="00D121D7" w:rsidRDefault="003E405D" w:rsidP="004F5A70">
      <w:pPr>
        <w:pStyle w:val="Plattetekst"/>
        <w:spacing w:after="0"/>
        <w:jc w:val="both"/>
        <w:rPr>
          <w:sz w:val="20"/>
        </w:rPr>
      </w:pPr>
      <w:r>
        <w:rPr>
          <w:noProof/>
          <w:sz w:val="20"/>
        </w:rPr>
        <w:drawing>
          <wp:anchor distT="0" distB="0" distL="0" distR="0" simplePos="0" relativeHeight="251661312" behindDoc="0" locked="0" layoutInCell="1" allowOverlap="1" wp14:anchorId="1D984C25" wp14:editId="33D62E27">
            <wp:simplePos x="0" y="0"/>
            <wp:positionH relativeFrom="page">
              <wp:posOffset>4279036</wp:posOffset>
            </wp:positionH>
            <wp:positionV relativeFrom="paragraph">
              <wp:posOffset>83287</wp:posOffset>
            </wp:positionV>
            <wp:extent cx="2845435" cy="1045845"/>
            <wp:effectExtent l="0" t="0" r="0" b="1905"/>
            <wp:wrapNone/>
            <wp:docPr id="117830411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cstate="print"/>
                    <a:stretch>
                      <a:fillRect/>
                    </a:stretch>
                  </pic:blipFill>
                  <pic:spPr>
                    <a:xfrm>
                      <a:off x="0" y="0"/>
                      <a:ext cx="2845435" cy="1045845"/>
                    </a:xfrm>
                    <a:prstGeom prst="rect">
                      <a:avLst/>
                    </a:prstGeom>
                  </pic:spPr>
                </pic:pic>
              </a:graphicData>
            </a:graphic>
            <wp14:sizeRelH relativeFrom="margin">
              <wp14:pctWidth>0</wp14:pctWidth>
            </wp14:sizeRelH>
            <wp14:sizeRelV relativeFrom="margin">
              <wp14:pctHeight>0</wp14:pctHeight>
            </wp14:sizeRelV>
          </wp:anchor>
        </w:drawing>
      </w:r>
      <w:r w:rsidRPr="003E405D">
        <w:rPr>
          <w:noProof/>
        </w:rPr>
        <w:t xml:space="preserve"> </w:t>
      </w:r>
      <w:r w:rsidRPr="003E405D">
        <w:rPr>
          <w:sz w:val="20"/>
        </w:rPr>
        <w:drawing>
          <wp:inline distT="0" distB="0" distL="0" distR="0" wp14:anchorId="63640AF8" wp14:editId="42071BCC">
            <wp:extent cx="6089015" cy="7476490"/>
            <wp:effectExtent l="0" t="0" r="6985" b="0"/>
            <wp:docPr id="8270937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3791" name=""/>
                    <pic:cNvPicPr/>
                  </pic:nvPicPr>
                  <pic:blipFill>
                    <a:blip r:embed="rId25"/>
                    <a:stretch>
                      <a:fillRect/>
                    </a:stretch>
                  </pic:blipFill>
                  <pic:spPr>
                    <a:xfrm>
                      <a:off x="0" y="0"/>
                      <a:ext cx="6089015" cy="7476490"/>
                    </a:xfrm>
                    <a:prstGeom prst="rect">
                      <a:avLst/>
                    </a:prstGeom>
                  </pic:spPr>
                </pic:pic>
              </a:graphicData>
            </a:graphic>
          </wp:inline>
        </w:drawing>
      </w:r>
    </w:p>
    <w:p w14:paraId="4825B6B2" w14:textId="77777777" w:rsidR="00D121D7" w:rsidRDefault="00D121D7" w:rsidP="004F5A70">
      <w:pPr>
        <w:pStyle w:val="Plattetekst"/>
        <w:spacing w:after="0"/>
        <w:jc w:val="both"/>
        <w:rPr>
          <w:sz w:val="14"/>
        </w:rPr>
      </w:pPr>
    </w:p>
    <w:p w14:paraId="6B570BF0" w14:textId="5AE225C3" w:rsidR="005D1DF8" w:rsidRDefault="005D1DF8">
      <w:pPr>
        <w:suppressAutoHyphens/>
        <w:spacing w:after="0" w:line="240" w:lineRule="auto"/>
        <w:rPr>
          <w:sz w:val="14"/>
        </w:rPr>
      </w:pPr>
      <w:r>
        <w:rPr>
          <w:sz w:val="14"/>
        </w:rPr>
        <w:br w:type="page"/>
      </w:r>
    </w:p>
    <w:p w14:paraId="30CF833B" w14:textId="77777777" w:rsidR="0075030C" w:rsidRDefault="0075030C" w:rsidP="004F5A70">
      <w:pPr>
        <w:pStyle w:val="Plattetekst"/>
        <w:spacing w:after="0"/>
        <w:jc w:val="both"/>
        <w:rPr>
          <w:sz w:val="14"/>
        </w:rPr>
      </w:pPr>
    </w:p>
    <w:p w14:paraId="38BC3E06" w14:textId="3CC23014" w:rsidR="00B167A2" w:rsidRPr="00146A32" w:rsidRDefault="00D121D7" w:rsidP="00146A32">
      <w:pPr>
        <w:pStyle w:val="KopBijlage"/>
      </w:pPr>
      <w:r w:rsidRPr="00146A32">
        <w:t>Inleiding</w:t>
      </w:r>
    </w:p>
    <w:p w14:paraId="09C8C655" w14:textId="29144247" w:rsidR="00D121D7" w:rsidRDefault="00D121D7" w:rsidP="004F5A70">
      <w:pPr>
        <w:pStyle w:val="Plattetekst"/>
        <w:spacing w:after="0"/>
        <w:ind w:left="136"/>
        <w:jc w:val="both"/>
        <w:rPr>
          <w:w w:val="110"/>
        </w:rPr>
      </w:pPr>
      <w:r>
        <w:t>Het</w:t>
      </w:r>
      <w:r>
        <w:rPr>
          <w:spacing w:val="37"/>
        </w:rPr>
        <w:t xml:space="preserve"> </w:t>
      </w:r>
      <w:r>
        <w:t>Earth,</w:t>
      </w:r>
      <w:r>
        <w:rPr>
          <w:spacing w:val="29"/>
        </w:rPr>
        <w:t xml:space="preserve"> </w:t>
      </w:r>
      <w:r>
        <w:t>Wind</w:t>
      </w:r>
      <w:r>
        <w:rPr>
          <w:spacing w:val="23"/>
        </w:rPr>
        <w:t xml:space="preserve"> </w:t>
      </w:r>
      <w:r>
        <w:t>&amp;</w:t>
      </w:r>
      <w:r>
        <w:rPr>
          <w:spacing w:val="42"/>
        </w:rPr>
        <w:t xml:space="preserve"> </w:t>
      </w:r>
      <w:r>
        <w:t>Fire</w:t>
      </w:r>
      <w:r>
        <w:rPr>
          <w:spacing w:val="38"/>
        </w:rPr>
        <w:t xml:space="preserve"> </w:t>
      </w:r>
      <w:r>
        <w:t>systeem,</w:t>
      </w:r>
      <w:r>
        <w:rPr>
          <w:spacing w:val="25"/>
        </w:rPr>
        <w:t xml:space="preserve"> </w:t>
      </w:r>
      <w:r>
        <w:t>ofwel</w:t>
      </w:r>
      <w:r>
        <w:rPr>
          <w:spacing w:val="38"/>
        </w:rPr>
        <w:t xml:space="preserve"> </w:t>
      </w:r>
      <w:r>
        <w:t>het</w:t>
      </w:r>
      <w:r>
        <w:rPr>
          <w:spacing w:val="37"/>
        </w:rPr>
        <w:t xml:space="preserve"> </w:t>
      </w:r>
      <w:r>
        <w:t>EWF</w:t>
      </w:r>
      <w:r>
        <w:rPr>
          <w:spacing w:val="37"/>
        </w:rPr>
        <w:t xml:space="preserve"> </w:t>
      </w:r>
      <w:r>
        <w:t>systeem</w:t>
      </w:r>
      <w:r>
        <w:rPr>
          <w:spacing w:val="41"/>
        </w:rPr>
        <w:t xml:space="preserve"> </w:t>
      </w:r>
      <w:r>
        <w:t>is</w:t>
      </w:r>
      <w:r>
        <w:rPr>
          <w:spacing w:val="26"/>
        </w:rPr>
        <w:t xml:space="preserve"> </w:t>
      </w:r>
      <w:r>
        <w:t>een</w:t>
      </w:r>
      <w:r>
        <w:rPr>
          <w:spacing w:val="26"/>
        </w:rPr>
        <w:t xml:space="preserve"> </w:t>
      </w:r>
      <w:r>
        <w:t>complex</w:t>
      </w:r>
      <w:r>
        <w:rPr>
          <w:spacing w:val="44"/>
        </w:rPr>
        <w:t xml:space="preserve"> </w:t>
      </w:r>
      <w:r>
        <w:t>systeem</w:t>
      </w:r>
      <w:r>
        <w:rPr>
          <w:spacing w:val="41"/>
        </w:rPr>
        <w:t xml:space="preserve"> </w:t>
      </w:r>
      <w:r>
        <w:t>met</w:t>
      </w:r>
      <w:r>
        <w:rPr>
          <w:spacing w:val="37"/>
        </w:rPr>
        <w:t xml:space="preserve"> </w:t>
      </w:r>
      <w:r>
        <w:rPr>
          <w:spacing w:val="-4"/>
        </w:rPr>
        <w:t>veel</w:t>
      </w:r>
      <w:r w:rsidR="009376D9">
        <w:t xml:space="preserve"> </w:t>
      </w:r>
      <w:r>
        <w:t>variabelen en parameters. Om</w:t>
      </w:r>
      <w:r>
        <w:rPr>
          <w:spacing w:val="20"/>
        </w:rPr>
        <w:t xml:space="preserve"> </w:t>
      </w:r>
      <w:r>
        <w:t>een beter</w:t>
      </w:r>
      <w:r>
        <w:rPr>
          <w:spacing w:val="40"/>
        </w:rPr>
        <w:t xml:space="preserve"> </w:t>
      </w:r>
      <w:r>
        <w:t>begrip</w:t>
      </w:r>
      <w:r>
        <w:rPr>
          <w:spacing w:val="-1"/>
        </w:rPr>
        <w:t xml:space="preserve"> </w:t>
      </w:r>
      <w:r>
        <w:t>te</w:t>
      </w:r>
      <w:r>
        <w:rPr>
          <w:spacing w:val="40"/>
        </w:rPr>
        <w:t xml:space="preserve"> </w:t>
      </w:r>
      <w:r>
        <w:t>krijgen hoe</w:t>
      </w:r>
      <w:r>
        <w:rPr>
          <w:spacing w:val="40"/>
        </w:rPr>
        <w:t xml:space="preserve"> </w:t>
      </w:r>
      <w:r>
        <w:t>het</w:t>
      </w:r>
      <w:r>
        <w:rPr>
          <w:spacing w:val="18"/>
        </w:rPr>
        <w:t xml:space="preserve"> </w:t>
      </w:r>
      <w:r>
        <w:t>systeem</w:t>
      </w:r>
      <w:r>
        <w:rPr>
          <w:spacing w:val="40"/>
        </w:rPr>
        <w:t xml:space="preserve"> </w:t>
      </w:r>
      <w:r>
        <w:t>in</w:t>
      </w:r>
      <w:r>
        <w:rPr>
          <w:spacing w:val="37"/>
        </w:rPr>
        <w:t xml:space="preserve"> </w:t>
      </w:r>
      <w:r>
        <w:t>zijn</w:t>
      </w:r>
      <w:r>
        <w:rPr>
          <w:spacing w:val="37"/>
        </w:rPr>
        <w:t xml:space="preserve"> </w:t>
      </w:r>
      <w:r>
        <w:t>totaliteit</w:t>
      </w:r>
      <w:r>
        <w:rPr>
          <w:spacing w:val="40"/>
        </w:rPr>
        <w:t xml:space="preserve"> </w:t>
      </w:r>
      <w:r>
        <w:t>werkt is</w:t>
      </w:r>
      <w:r>
        <w:rPr>
          <w:spacing w:val="40"/>
        </w:rPr>
        <w:t xml:space="preserve"> </w:t>
      </w:r>
      <w:r>
        <w:t>er een</w:t>
      </w:r>
      <w:r>
        <w:rPr>
          <w:spacing w:val="40"/>
        </w:rPr>
        <w:t xml:space="preserve"> </w:t>
      </w:r>
      <w:r>
        <w:t>simulatiemodel</w:t>
      </w:r>
      <w:r>
        <w:rPr>
          <w:spacing w:val="20"/>
        </w:rPr>
        <w:t xml:space="preserve"> </w:t>
      </w:r>
      <w:r>
        <w:t>ontwikkeld</w:t>
      </w:r>
      <w:r>
        <w:rPr>
          <w:spacing w:val="20"/>
        </w:rPr>
        <w:t xml:space="preserve"> </w:t>
      </w:r>
      <w:r>
        <w:t>voor dit</w:t>
      </w:r>
      <w:r>
        <w:rPr>
          <w:spacing w:val="22"/>
        </w:rPr>
        <w:t xml:space="preserve"> </w:t>
      </w:r>
      <w:r>
        <w:t>systeem. Dit</w:t>
      </w:r>
      <w:r>
        <w:rPr>
          <w:spacing w:val="22"/>
        </w:rPr>
        <w:t xml:space="preserve"> </w:t>
      </w:r>
      <w:r>
        <w:t>model</w:t>
      </w:r>
      <w:r>
        <w:rPr>
          <w:spacing w:val="20"/>
        </w:rPr>
        <w:t xml:space="preserve"> </w:t>
      </w:r>
      <w:r>
        <w:t>is gemaakt</w:t>
      </w:r>
      <w:r>
        <w:rPr>
          <w:spacing w:val="22"/>
        </w:rPr>
        <w:t xml:space="preserve"> </w:t>
      </w:r>
      <w:r>
        <w:t>met</w:t>
      </w:r>
      <w:r>
        <w:rPr>
          <w:spacing w:val="22"/>
        </w:rPr>
        <w:t xml:space="preserve"> </w:t>
      </w:r>
      <w:r>
        <w:t>een</w:t>
      </w:r>
      <w:r>
        <w:rPr>
          <w:spacing w:val="40"/>
        </w:rPr>
        <w:t xml:space="preserve"> </w:t>
      </w:r>
      <w:r>
        <w:t>combinatie van</w:t>
      </w:r>
      <w:r>
        <w:rPr>
          <w:spacing w:val="40"/>
        </w:rPr>
        <w:t xml:space="preserve"> </w:t>
      </w:r>
      <w:r>
        <w:t>geschreven code</w:t>
      </w:r>
      <w:r>
        <w:rPr>
          <w:spacing w:val="18"/>
        </w:rPr>
        <w:t xml:space="preserve"> </w:t>
      </w:r>
      <w:r>
        <w:t>in</w:t>
      </w:r>
      <w:r>
        <w:rPr>
          <w:spacing w:val="40"/>
        </w:rPr>
        <w:t xml:space="preserve"> </w:t>
      </w:r>
      <w:r>
        <w:t>Python en</w:t>
      </w:r>
      <w:r>
        <w:rPr>
          <w:spacing w:val="40"/>
        </w:rPr>
        <w:t xml:space="preserve"> </w:t>
      </w:r>
      <w:r>
        <w:t>een parametrisch model</w:t>
      </w:r>
      <w:r>
        <w:rPr>
          <w:spacing w:val="18"/>
        </w:rPr>
        <w:t xml:space="preserve"> </w:t>
      </w:r>
      <w:r>
        <w:t>in Grasshopper.</w:t>
      </w:r>
      <w:r>
        <w:rPr>
          <w:spacing w:val="40"/>
        </w:rPr>
        <w:t xml:space="preserve"> </w:t>
      </w:r>
      <w:r>
        <w:t>Het</w:t>
      </w:r>
      <w:r>
        <w:rPr>
          <w:spacing w:val="40"/>
        </w:rPr>
        <w:t xml:space="preserve"> </w:t>
      </w:r>
      <w:r>
        <w:t>is</w:t>
      </w:r>
      <w:r>
        <w:rPr>
          <w:spacing w:val="40"/>
        </w:rPr>
        <w:t xml:space="preserve"> </w:t>
      </w:r>
      <w:r>
        <w:t>wenselijk</w:t>
      </w:r>
      <w:r>
        <w:rPr>
          <w:spacing w:val="40"/>
        </w:rPr>
        <w:t xml:space="preserve"> </w:t>
      </w:r>
      <w:r>
        <w:t>om een</w:t>
      </w:r>
      <w:r>
        <w:rPr>
          <w:spacing w:val="29"/>
        </w:rPr>
        <w:t xml:space="preserve"> </w:t>
      </w:r>
      <w:r>
        <w:t>handleiding te hebben</w:t>
      </w:r>
      <w:r>
        <w:rPr>
          <w:spacing w:val="29"/>
        </w:rPr>
        <w:t xml:space="preserve"> </w:t>
      </w:r>
      <w:r>
        <w:t>voor</w:t>
      </w:r>
      <w:r>
        <w:rPr>
          <w:spacing w:val="35"/>
        </w:rPr>
        <w:t xml:space="preserve"> </w:t>
      </w:r>
      <w:r>
        <w:t>gebruik</w:t>
      </w:r>
      <w:r>
        <w:rPr>
          <w:spacing w:val="29"/>
        </w:rPr>
        <w:t xml:space="preserve"> </w:t>
      </w:r>
      <w:r>
        <w:t>van</w:t>
      </w:r>
      <w:r>
        <w:rPr>
          <w:spacing w:val="31"/>
        </w:rPr>
        <w:t xml:space="preserve"> </w:t>
      </w:r>
      <w:r>
        <w:t>dit</w:t>
      </w:r>
      <w:r>
        <w:rPr>
          <w:spacing w:val="40"/>
        </w:rPr>
        <w:t xml:space="preserve"> </w:t>
      </w:r>
      <w:r>
        <w:t>model.</w:t>
      </w:r>
      <w:r>
        <w:rPr>
          <w:spacing w:val="29"/>
        </w:rPr>
        <w:t xml:space="preserve"> </w:t>
      </w:r>
      <w:r>
        <w:t>Het</w:t>
      </w:r>
      <w:r>
        <w:rPr>
          <w:spacing w:val="40"/>
        </w:rPr>
        <w:t xml:space="preserve"> </w:t>
      </w:r>
      <w:r>
        <w:t>doel</w:t>
      </w:r>
      <w:r>
        <w:rPr>
          <w:spacing w:val="40"/>
        </w:rPr>
        <w:t xml:space="preserve"> </w:t>
      </w:r>
      <w:r>
        <w:t>van</w:t>
      </w:r>
      <w:r>
        <w:rPr>
          <w:spacing w:val="31"/>
        </w:rPr>
        <w:t xml:space="preserve"> </w:t>
      </w:r>
      <w:r>
        <w:t>deze</w:t>
      </w:r>
      <w:r>
        <w:rPr>
          <w:spacing w:val="40"/>
        </w:rPr>
        <w:t xml:space="preserve"> </w:t>
      </w:r>
      <w:r>
        <w:t>handleiding</w:t>
      </w:r>
      <w:r>
        <w:rPr>
          <w:spacing w:val="31"/>
        </w:rPr>
        <w:t xml:space="preserve"> </w:t>
      </w:r>
      <w:r>
        <w:t>is</w:t>
      </w:r>
      <w:r>
        <w:rPr>
          <w:spacing w:val="29"/>
        </w:rPr>
        <w:t xml:space="preserve"> </w:t>
      </w:r>
      <w:r>
        <w:t xml:space="preserve">daarom </w:t>
      </w:r>
      <w:r>
        <w:rPr>
          <w:w w:val="110"/>
        </w:rPr>
        <w:t>om</w:t>
      </w:r>
      <w:r>
        <w:rPr>
          <w:spacing w:val="-10"/>
          <w:w w:val="110"/>
        </w:rPr>
        <w:t xml:space="preserve"> </w:t>
      </w:r>
      <w:r>
        <w:rPr>
          <w:w w:val="110"/>
        </w:rPr>
        <w:t>een</w:t>
      </w:r>
      <w:r>
        <w:rPr>
          <w:spacing w:val="-14"/>
          <w:w w:val="110"/>
        </w:rPr>
        <w:t xml:space="preserve"> </w:t>
      </w:r>
      <w:r>
        <w:rPr>
          <w:w w:val="110"/>
        </w:rPr>
        <w:t>introductie</w:t>
      </w:r>
      <w:r>
        <w:rPr>
          <w:spacing w:val="-8"/>
          <w:w w:val="110"/>
        </w:rPr>
        <w:t xml:space="preserve"> </w:t>
      </w:r>
      <w:r>
        <w:rPr>
          <w:w w:val="110"/>
        </w:rPr>
        <w:t>vast</w:t>
      </w:r>
      <w:r>
        <w:rPr>
          <w:spacing w:val="-10"/>
          <w:w w:val="110"/>
        </w:rPr>
        <w:t xml:space="preserve"> </w:t>
      </w:r>
      <w:r>
        <w:rPr>
          <w:w w:val="110"/>
        </w:rPr>
        <w:t>te</w:t>
      </w:r>
      <w:r>
        <w:rPr>
          <w:spacing w:val="-10"/>
          <w:w w:val="110"/>
        </w:rPr>
        <w:t xml:space="preserve"> </w:t>
      </w:r>
      <w:r>
        <w:rPr>
          <w:w w:val="110"/>
        </w:rPr>
        <w:t>leggen</w:t>
      </w:r>
      <w:r>
        <w:rPr>
          <w:spacing w:val="-13"/>
          <w:w w:val="110"/>
        </w:rPr>
        <w:t xml:space="preserve"> </w:t>
      </w:r>
      <w:r>
        <w:rPr>
          <w:w w:val="110"/>
        </w:rPr>
        <w:t>voor</w:t>
      </w:r>
      <w:r>
        <w:rPr>
          <w:spacing w:val="-12"/>
          <w:w w:val="110"/>
        </w:rPr>
        <w:t xml:space="preserve"> </w:t>
      </w:r>
      <w:r>
        <w:rPr>
          <w:w w:val="110"/>
        </w:rPr>
        <w:t>nieuwe</w:t>
      </w:r>
      <w:r>
        <w:rPr>
          <w:spacing w:val="-9"/>
          <w:w w:val="110"/>
        </w:rPr>
        <w:t xml:space="preserve"> </w:t>
      </w:r>
      <w:r>
        <w:rPr>
          <w:w w:val="110"/>
        </w:rPr>
        <w:t>gebruikers</w:t>
      </w:r>
      <w:r>
        <w:rPr>
          <w:spacing w:val="-14"/>
          <w:w w:val="110"/>
        </w:rPr>
        <w:t xml:space="preserve"> </w:t>
      </w:r>
      <w:r>
        <w:rPr>
          <w:w w:val="110"/>
        </w:rPr>
        <w:t>van</w:t>
      </w:r>
      <w:r>
        <w:rPr>
          <w:spacing w:val="-14"/>
          <w:w w:val="110"/>
        </w:rPr>
        <w:t xml:space="preserve"> </w:t>
      </w:r>
      <w:r>
        <w:rPr>
          <w:w w:val="110"/>
        </w:rPr>
        <w:t>het</w:t>
      </w:r>
      <w:r>
        <w:rPr>
          <w:spacing w:val="-9"/>
          <w:w w:val="110"/>
        </w:rPr>
        <w:t xml:space="preserve"> </w:t>
      </w:r>
      <w:r>
        <w:rPr>
          <w:w w:val="110"/>
        </w:rPr>
        <w:t>simulatiemodel.</w:t>
      </w:r>
    </w:p>
    <w:p w14:paraId="4F1C928B" w14:textId="77777777" w:rsidR="00146A32" w:rsidRDefault="00146A32" w:rsidP="004F5A70">
      <w:pPr>
        <w:pStyle w:val="Plattetekst"/>
        <w:spacing w:after="0"/>
        <w:ind w:left="136"/>
        <w:jc w:val="both"/>
      </w:pPr>
    </w:p>
    <w:p w14:paraId="5E536903" w14:textId="59540574" w:rsidR="00D121D7" w:rsidRDefault="00D121D7" w:rsidP="00146A32">
      <w:pPr>
        <w:pStyle w:val="KopBijlage"/>
      </w:pPr>
      <w:r w:rsidRPr="00F85840">
        <w:t>Benodigdheden</w:t>
      </w:r>
    </w:p>
    <w:p w14:paraId="40F07C6B" w14:textId="2188E0AD" w:rsidR="00D121D7" w:rsidRDefault="00D121D7" w:rsidP="004F5A70">
      <w:pPr>
        <w:pStyle w:val="Plattetekst"/>
        <w:spacing w:after="0"/>
        <w:ind w:left="136"/>
        <w:jc w:val="both"/>
      </w:pPr>
      <w:r>
        <w:rPr>
          <w:w w:val="105"/>
        </w:rPr>
        <w:t>Er</w:t>
      </w:r>
      <w:r>
        <w:rPr>
          <w:spacing w:val="3"/>
          <w:w w:val="105"/>
        </w:rPr>
        <w:t xml:space="preserve"> </w:t>
      </w:r>
      <w:r>
        <w:rPr>
          <w:w w:val="105"/>
        </w:rPr>
        <w:t>zijn</w:t>
      </w:r>
      <w:r>
        <w:rPr>
          <w:spacing w:val="2"/>
          <w:w w:val="105"/>
        </w:rPr>
        <w:t xml:space="preserve"> </w:t>
      </w:r>
      <w:r>
        <w:rPr>
          <w:w w:val="105"/>
        </w:rPr>
        <w:t>enkele</w:t>
      </w:r>
      <w:r>
        <w:rPr>
          <w:spacing w:val="8"/>
          <w:w w:val="105"/>
        </w:rPr>
        <w:t xml:space="preserve"> </w:t>
      </w:r>
      <w:r>
        <w:rPr>
          <w:w w:val="105"/>
        </w:rPr>
        <w:t>voorbereidingstappen die</w:t>
      </w:r>
      <w:r>
        <w:rPr>
          <w:spacing w:val="8"/>
          <w:w w:val="105"/>
        </w:rPr>
        <w:t xml:space="preserve"> </w:t>
      </w:r>
      <w:r>
        <w:rPr>
          <w:w w:val="105"/>
        </w:rPr>
        <w:t>verricht</w:t>
      </w:r>
      <w:r>
        <w:rPr>
          <w:spacing w:val="8"/>
          <w:w w:val="105"/>
        </w:rPr>
        <w:t xml:space="preserve"> </w:t>
      </w:r>
      <w:r>
        <w:rPr>
          <w:w w:val="105"/>
        </w:rPr>
        <w:t xml:space="preserve">moeten </w:t>
      </w:r>
      <w:r>
        <w:rPr>
          <w:spacing w:val="-2"/>
          <w:w w:val="105"/>
        </w:rPr>
        <w:t>worden:</w:t>
      </w:r>
    </w:p>
    <w:p w14:paraId="64E1F706" w14:textId="3B71B86A" w:rsidR="00D121D7" w:rsidRDefault="00D121D7" w:rsidP="004F5A70">
      <w:pPr>
        <w:pStyle w:val="Lijstalinea"/>
        <w:widowControl w:val="0"/>
        <w:numPr>
          <w:ilvl w:val="0"/>
          <w:numId w:val="8"/>
        </w:numPr>
        <w:tabs>
          <w:tab w:val="left" w:pos="857"/>
        </w:tabs>
        <w:autoSpaceDE w:val="0"/>
        <w:autoSpaceDN w:val="0"/>
        <w:spacing w:after="0" w:line="254" w:lineRule="auto"/>
        <w:ind w:left="496" w:right="758"/>
        <w:contextualSpacing w:val="0"/>
        <w:jc w:val="both"/>
      </w:pPr>
      <w:r>
        <w:rPr>
          <w:w w:val="105"/>
        </w:rPr>
        <w:t>Zorg dat er toegang is tot het programma Rhino3D met de extensie Grasshopper. Rhino kan worden gedownload via deze site</w:t>
      </w:r>
      <w:hyperlink r:id="rId26">
        <w:r>
          <w:rPr>
            <w:w w:val="105"/>
          </w:rPr>
          <w:t xml:space="preserve">: </w:t>
        </w:r>
        <w:r>
          <w:rPr>
            <w:color w:val="467885"/>
            <w:w w:val="105"/>
            <w:u w:val="single" w:color="467885"/>
          </w:rPr>
          <w:t>https://www.rhino3d.com</w:t>
        </w:r>
      </w:hyperlink>
      <w:r>
        <w:rPr>
          <w:color w:val="467885"/>
          <w:w w:val="105"/>
          <w:u w:val="single" w:color="467885"/>
        </w:rPr>
        <w:t>/</w:t>
      </w:r>
    </w:p>
    <w:p w14:paraId="4BCE9F6F" w14:textId="75D4B7CC" w:rsidR="00D121D7" w:rsidRDefault="00D121D7" w:rsidP="004F5A70">
      <w:pPr>
        <w:pStyle w:val="Lijstalinea"/>
        <w:widowControl w:val="0"/>
        <w:numPr>
          <w:ilvl w:val="0"/>
          <w:numId w:val="8"/>
        </w:numPr>
        <w:tabs>
          <w:tab w:val="left" w:pos="857"/>
        </w:tabs>
        <w:autoSpaceDE w:val="0"/>
        <w:autoSpaceDN w:val="0"/>
        <w:spacing w:after="0" w:line="254" w:lineRule="auto"/>
        <w:ind w:left="496" w:right="856"/>
        <w:contextualSpacing w:val="0"/>
        <w:jc w:val="both"/>
      </w:pPr>
      <w:r>
        <w:rPr>
          <w:w w:val="105"/>
        </w:rPr>
        <w:t>Zorg dat het model met alle bijbehorende documenten zijn opgeslagen in een map die makkelijk te</w:t>
      </w:r>
      <w:r>
        <w:rPr>
          <w:spacing w:val="36"/>
          <w:w w:val="105"/>
        </w:rPr>
        <w:t xml:space="preserve"> </w:t>
      </w:r>
      <w:r>
        <w:rPr>
          <w:w w:val="105"/>
        </w:rPr>
        <w:t>vinden is op uw</w:t>
      </w:r>
      <w:r>
        <w:rPr>
          <w:spacing w:val="38"/>
          <w:w w:val="105"/>
        </w:rPr>
        <w:t xml:space="preserve"> </w:t>
      </w:r>
      <w:r>
        <w:rPr>
          <w:w w:val="105"/>
        </w:rPr>
        <w:t>computer. Deze</w:t>
      </w:r>
      <w:r>
        <w:rPr>
          <w:spacing w:val="36"/>
          <w:w w:val="105"/>
        </w:rPr>
        <w:t xml:space="preserve"> </w:t>
      </w:r>
      <w:r>
        <w:rPr>
          <w:w w:val="105"/>
        </w:rPr>
        <w:t>documenten zullen meermaals</w:t>
      </w:r>
    </w:p>
    <w:p w14:paraId="50C741A3" w14:textId="589CF9F8" w:rsidR="00D121D7" w:rsidRDefault="00D121D7" w:rsidP="004F5A70">
      <w:pPr>
        <w:pStyle w:val="Plattetekst"/>
        <w:spacing w:after="0"/>
        <w:ind w:left="496"/>
        <w:jc w:val="both"/>
      </w:pPr>
      <w:r>
        <w:rPr>
          <w:w w:val="105"/>
        </w:rPr>
        <w:t>aangeroepen</w:t>
      </w:r>
      <w:r>
        <w:rPr>
          <w:spacing w:val="-8"/>
          <w:w w:val="105"/>
        </w:rPr>
        <w:t xml:space="preserve"> </w:t>
      </w:r>
      <w:r>
        <w:rPr>
          <w:w w:val="105"/>
        </w:rPr>
        <w:t>moeten</w:t>
      </w:r>
      <w:r>
        <w:rPr>
          <w:spacing w:val="-8"/>
          <w:w w:val="105"/>
        </w:rPr>
        <w:t xml:space="preserve"> </w:t>
      </w:r>
      <w:r>
        <w:rPr>
          <w:w w:val="105"/>
        </w:rPr>
        <w:t>worden</w:t>
      </w:r>
      <w:r>
        <w:rPr>
          <w:spacing w:val="-8"/>
          <w:w w:val="105"/>
        </w:rPr>
        <w:t xml:space="preserve"> </w:t>
      </w:r>
      <w:r>
        <w:rPr>
          <w:w w:val="105"/>
        </w:rPr>
        <w:t>bij</w:t>
      </w:r>
      <w:r>
        <w:rPr>
          <w:spacing w:val="4"/>
          <w:w w:val="105"/>
        </w:rPr>
        <w:t xml:space="preserve"> </w:t>
      </w:r>
      <w:r>
        <w:rPr>
          <w:w w:val="105"/>
        </w:rPr>
        <w:t>gebruik</w:t>
      </w:r>
      <w:r>
        <w:rPr>
          <w:spacing w:val="-8"/>
          <w:w w:val="105"/>
        </w:rPr>
        <w:t xml:space="preserve"> </w:t>
      </w:r>
      <w:r>
        <w:rPr>
          <w:w w:val="105"/>
        </w:rPr>
        <w:t>van</w:t>
      </w:r>
      <w:r>
        <w:rPr>
          <w:spacing w:val="-7"/>
          <w:w w:val="105"/>
        </w:rPr>
        <w:t xml:space="preserve"> </w:t>
      </w:r>
      <w:r>
        <w:rPr>
          <w:w w:val="105"/>
        </w:rPr>
        <w:t>het</w:t>
      </w:r>
      <w:r>
        <w:rPr>
          <w:spacing w:val="-1"/>
          <w:w w:val="105"/>
        </w:rPr>
        <w:t xml:space="preserve"> </w:t>
      </w:r>
      <w:r>
        <w:rPr>
          <w:spacing w:val="-2"/>
          <w:w w:val="105"/>
        </w:rPr>
        <w:t>model.</w:t>
      </w:r>
    </w:p>
    <w:p w14:paraId="072DDBAA" w14:textId="77777777" w:rsidR="00D121D7" w:rsidRPr="00146A32" w:rsidRDefault="00D121D7" w:rsidP="004F5A70">
      <w:pPr>
        <w:pStyle w:val="Lijstalinea"/>
        <w:widowControl w:val="0"/>
        <w:numPr>
          <w:ilvl w:val="0"/>
          <w:numId w:val="8"/>
        </w:numPr>
        <w:tabs>
          <w:tab w:val="left" w:pos="857"/>
        </w:tabs>
        <w:autoSpaceDE w:val="0"/>
        <w:autoSpaceDN w:val="0"/>
        <w:spacing w:after="0" w:line="240" w:lineRule="auto"/>
        <w:ind w:left="496"/>
        <w:contextualSpacing w:val="0"/>
        <w:jc w:val="both"/>
      </w:pPr>
      <w:r>
        <w:rPr>
          <w:w w:val="105"/>
        </w:rPr>
        <w:t>Zorg</w:t>
      </w:r>
      <w:r>
        <w:rPr>
          <w:spacing w:val="-14"/>
          <w:w w:val="105"/>
        </w:rPr>
        <w:t xml:space="preserve"> </w:t>
      </w:r>
      <w:r>
        <w:rPr>
          <w:w w:val="105"/>
        </w:rPr>
        <w:t>voor</w:t>
      </w:r>
      <w:r>
        <w:rPr>
          <w:spacing w:val="-13"/>
          <w:w w:val="105"/>
        </w:rPr>
        <w:t xml:space="preserve"> </w:t>
      </w:r>
      <w:r>
        <w:rPr>
          <w:w w:val="105"/>
        </w:rPr>
        <w:t>toegang</w:t>
      </w:r>
      <w:r>
        <w:rPr>
          <w:spacing w:val="-13"/>
          <w:w w:val="105"/>
        </w:rPr>
        <w:t xml:space="preserve"> </w:t>
      </w:r>
      <w:r>
        <w:rPr>
          <w:w w:val="105"/>
        </w:rPr>
        <w:t>tot</w:t>
      </w:r>
      <w:r>
        <w:rPr>
          <w:spacing w:val="-8"/>
          <w:w w:val="105"/>
        </w:rPr>
        <w:t xml:space="preserve"> </w:t>
      </w:r>
      <w:r>
        <w:rPr>
          <w:w w:val="105"/>
        </w:rPr>
        <w:t>een</w:t>
      </w:r>
      <w:r>
        <w:rPr>
          <w:spacing w:val="-13"/>
          <w:w w:val="105"/>
        </w:rPr>
        <w:t xml:space="preserve"> </w:t>
      </w:r>
      <w:r>
        <w:rPr>
          <w:spacing w:val="-2"/>
          <w:w w:val="105"/>
        </w:rPr>
        <w:t>internetverbinding</w:t>
      </w:r>
    </w:p>
    <w:p w14:paraId="19400E78" w14:textId="77777777" w:rsidR="00146A32" w:rsidRDefault="00146A32" w:rsidP="00957FED">
      <w:pPr>
        <w:pStyle w:val="Lijstalinea"/>
        <w:widowControl w:val="0"/>
        <w:tabs>
          <w:tab w:val="left" w:pos="857"/>
        </w:tabs>
        <w:autoSpaceDE w:val="0"/>
        <w:autoSpaceDN w:val="0"/>
        <w:spacing w:after="0" w:line="240" w:lineRule="auto"/>
        <w:ind w:left="496"/>
        <w:contextualSpacing w:val="0"/>
        <w:jc w:val="both"/>
      </w:pPr>
    </w:p>
    <w:p w14:paraId="07DE9E1E" w14:textId="5160C932" w:rsidR="00D121D7" w:rsidRDefault="00D121D7" w:rsidP="00146A32">
      <w:pPr>
        <w:pStyle w:val="KopBijlage"/>
      </w:pPr>
      <w:r w:rsidRPr="00F85840">
        <w:t>Opstarten</w:t>
      </w:r>
      <w:r>
        <w:rPr>
          <w:spacing w:val="-14"/>
        </w:rPr>
        <w:t xml:space="preserve"> </w:t>
      </w:r>
      <w:r>
        <w:rPr>
          <w:spacing w:val="-4"/>
        </w:rPr>
        <w:t>model</w:t>
      </w:r>
    </w:p>
    <w:p w14:paraId="0264892B" w14:textId="7C2063E5" w:rsidR="00D121D7" w:rsidRDefault="00D121D7" w:rsidP="008F5160">
      <w:pPr>
        <w:pStyle w:val="Plattetekst"/>
        <w:spacing w:after="0"/>
        <w:ind w:left="136"/>
        <w:jc w:val="both"/>
      </w:pPr>
      <w:r>
        <w:rPr>
          <w:w w:val="105"/>
        </w:rPr>
        <w:t>Om te</w:t>
      </w:r>
      <w:r>
        <w:rPr>
          <w:spacing w:val="-1"/>
          <w:w w:val="105"/>
        </w:rPr>
        <w:t xml:space="preserve"> </w:t>
      </w:r>
      <w:r>
        <w:rPr>
          <w:w w:val="105"/>
        </w:rPr>
        <w:t>beginnen</w:t>
      </w:r>
      <w:r>
        <w:rPr>
          <w:spacing w:val="-8"/>
          <w:w w:val="105"/>
        </w:rPr>
        <w:t xml:space="preserve"> </w:t>
      </w:r>
      <w:r>
        <w:rPr>
          <w:w w:val="105"/>
        </w:rPr>
        <w:t>moet</w:t>
      </w:r>
      <w:r>
        <w:rPr>
          <w:spacing w:val="-2"/>
          <w:w w:val="105"/>
        </w:rPr>
        <w:t xml:space="preserve"> </w:t>
      </w:r>
      <w:r>
        <w:rPr>
          <w:w w:val="105"/>
        </w:rPr>
        <w:t>het</w:t>
      </w:r>
      <w:r>
        <w:rPr>
          <w:spacing w:val="4"/>
          <w:w w:val="105"/>
        </w:rPr>
        <w:t xml:space="preserve"> </w:t>
      </w:r>
      <w:r>
        <w:rPr>
          <w:w w:val="105"/>
        </w:rPr>
        <w:t>model</w:t>
      </w:r>
      <w:r>
        <w:rPr>
          <w:spacing w:val="-2"/>
          <w:w w:val="105"/>
        </w:rPr>
        <w:t xml:space="preserve"> </w:t>
      </w:r>
      <w:r>
        <w:rPr>
          <w:w w:val="105"/>
        </w:rPr>
        <w:t>opgestart worden.</w:t>
      </w:r>
      <w:r>
        <w:rPr>
          <w:spacing w:val="-8"/>
          <w:w w:val="105"/>
        </w:rPr>
        <w:t xml:space="preserve"> </w:t>
      </w:r>
      <w:r>
        <w:rPr>
          <w:w w:val="105"/>
        </w:rPr>
        <w:t>Dit</w:t>
      </w:r>
      <w:r>
        <w:rPr>
          <w:spacing w:val="-2"/>
          <w:w w:val="105"/>
        </w:rPr>
        <w:t xml:space="preserve"> </w:t>
      </w:r>
      <w:r>
        <w:rPr>
          <w:w w:val="105"/>
        </w:rPr>
        <w:t>wordt</w:t>
      </w:r>
      <w:r>
        <w:rPr>
          <w:spacing w:val="-1"/>
          <w:w w:val="105"/>
        </w:rPr>
        <w:t xml:space="preserve"> </w:t>
      </w:r>
      <w:r>
        <w:rPr>
          <w:w w:val="105"/>
        </w:rPr>
        <w:t>als</w:t>
      </w:r>
      <w:r>
        <w:rPr>
          <w:spacing w:val="-8"/>
          <w:w w:val="105"/>
        </w:rPr>
        <w:t xml:space="preserve"> </w:t>
      </w:r>
      <w:r>
        <w:rPr>
          <w:w w:val="105"/>
        </w:rPr>
        <w:t>volgt</w:t>
      </w:r>
      <w:r>
        <w:rPr>
          <w:spacing w:val="-2"/>
          <w:w w:val="105"/>
        </w:rPr>
        <w:t xml:space="preserve"> gedaan:</w:t>
      </w:r>
    </w:p>
    <w:p w14:paraId="65EEE6CC" w14:textId="77777777" w:rsidR="00D121D7" w:rsidRDefault="00D121D7" w:rsidP="008F5160">
      <w:pPr>
        <w:pStyle w:val="Lijstalinea"/>
        <w:widowControl w:val="0"/>
        <w:numPr>
          <w:ilvl w:val="0"/>
          <w:numId w:val="7"/>
        </w:numPr>
        <w:tabs>
          <w:tab w:val="left" w:pos="855"/>
        </w:tabs>
        <w:autoSpaceDE w:val="0"/>
        <w:autoSpaceDN w:val="0"/>
        <w:spacing w:after="0" w:line="240" w:lineRule="auto"/>
        <w:ind w:left="494" w:hanging="358"/>
        <w:contextualSpacing w:val="0"/>
        <w:jc w:val="both"/>
      </w:pPr>
      <w:r>
        <w:rPr>
          <w:w w:val="105"/>
        </w:rPr>
        <w:t>Start</w:t>
      </w:r>
      <w:r>
        <w:rPr>
          <w:spacing w:val="-2"/>
          <w:w w:val="105"/>
        </w:rPr>
        <w:t xml:space="preserve"> </w:t>
      </w:r>
      <w:r>
        <w:rPr>
          <w:w w:val="105"/>
        </w:rPr>
        <w:t>Rhino</w:t>
      </w:r>
      <w:r>
        <w:rPr>
          <w:spacing w:val="-9"/>
          <w:w w:val="105"/>
        </w:rPr>
        <w:t xml:space="preserve"> </w:t>
      </w:r>
      <w:r>
        <w:rPr>
          <w:w w:val="105"/>
        </w:rPr>
        <w:t>op,</w:t>
      </w:r>
      <w:r>
        <w:rPr>
          <w:spacing w:val="-9"/>
          <w:w w:val="105"/>
        </w:rPr>
        <w:t xml:space="preserve"> </w:t>
      </w:r>
      <w:r>
        <w:rPr>
          <w:w w:val="105"/>
        </w:rPr>
        <w:t>hiermee</w:t>
      </w:r>
      <w:r>
        <w:rPr>
          <w:spacing w:val="-2"/>
          <w:w w:val="105"/>
        </w:rPr>
        <w:t xml:space="preserve"> </w:t>
      </w:r>
      <w:r>
        <w:rPr>
          <w:w w:val="105"/>
        </w:rPr>
        <w:t>wordt</w:t>
      </w:r>
      <w:r>
        <w:rPr>
          <w:spacing w:val="-3"/>
          <w:w w:val="105"/>
        </w:rPr>
        <w:t xml:space="preserve"> </w:t>
      </w:r>
      <w:r>
        <w:rPr>
          <w:w w:val="105"/>
        </w:rPr>
        <w:t>het</w:t>
      </w:r>
      <w:r>
        <w:rPr>
          <w:spacing w:val="-2"/>
          <w:w w:val="105"/>
        </w:rPr>
        <w:t xml:space="preserve"> </w:t>
      </w:r>
      <w:r>
        <w:rPr>
          <w:w w:val="105"/>
        </w:rPr>
        <w:t>scherm</w:t>
      </w:r>
      <w:r>
        <w:rPr>
          <w:spacing w:val="-1"/>
          <w:w w:val="105"/>
        </w:rPr>
        <w:t xml:space="preserve"> </w:t>
      </w:r>
      <w:r>
        <w:rPr>
          <w:w w:val="105"/>
        </w:rPr>
        <w:t>in</w:t>
      </w:r>
      <w:r>
        <w:rPr>
          <w:spacing w:val="-9"/>
          <w:w w:val="105"/>
        </w:rPr>
        <w:t xml:space="preserve"> </w:t>
      </w:r>
      <w:r>
        <w:rPr>
          <w:w w:val="105"/>
        </w:rPr>
        <w:t>figuur</w:t>
      </w:r>
      <w:r>
        <w:rPr>
          <w:spacing w:val="-5"/>
          <w:w w:val="105"/>
        </w:rPr>
        <w:t xml:space="preserve"> </w:t>
      </w:r>
      <w:r>
        <w:rPr>
          <w:w w:val="105"/>
        </w:rPr>
        <w:t>1</w:t>
      </w:r>
      <w:r>
        <w:rPr>
          <w:spacing w:val="-5"/>
          <w:w w:val="105"/>
        </w:rPr>
        <w:t xml:space="preserve"> </w:t>
      </w:r>
      <w:r>
        <w:rPr>
          <w:w w:val="105"/>
        </w:rPr>
        <w:t>hieronder</w:t>
      </w:r>
      <w:r>
        <w:rPr>
          <w:spacing w:val="8"/>
          <w:w w:val="105"/>
        </w:rPr>
        <w:t xml:space="preserve"> </w:t>
      </w:r>
      <w:r>
        <w:rPr>
          <w:spacing w:val="-2"/>
          <w:w w:val="105"/>
        </w:rPr>
        <w:t>weergegeven.</w:t>
      </w:r>
    </w:p>
    <w:p w14:paraId="3AFD7462" w14:textId="35636236" w:rsidR="00D121D7" w:rsidRDefault="00D121D7" w:rsidP="008F5160">
      <w:pPr>
        <w:pStyle w:val="Lijstalinea"/>
        <w:widowControl w:val="0"/>
        <w:numPr>
          <w:ilvl w:val="0"/>
          <w:numId w:val="7"/>
        </w:numPr>
        <w:tabs>
          <w:tab w:val="left" w:pos="855"/>
          <w:tab w:val="left" w:pos="857"/>
        </w:tabs>
        <w:autoSpaceDE w:val="0"/>
        <w:autoSpaceDN w:val="0"/>
        <w:spacing w:after="0" w:line="268" w:lineRule="auto"/>
        <w:ind w:left="496"/>
        <w:contextualSpacing w:val="0"/>
        <w:jc w:val="both"/>
      </w:pPr>
      <w:r>
        <w:t>Start</w:t>
      </w:r>
      <w:r>
        <w:rPr>
          <w:spacing w:val="35"/>
        </w:rPr>
        <w:t xml:space="preserve"> </w:t>
      </w:r>
      <w:r>
        <w:t>de</w:t>
      </w:r>
      <w:r>
        <w:rPr>
          <w:spacing w:val="33"/>
        </w:rPr>
        <w:t xml:space="preserve"> </w:t>
      </w:r>
      <w:r>
        <w:t>extensie</w:t>
      </w:r>
      <w:r>
        <w:rPr>
          <w:spacing w:val="33"/>
        </w:rPr>
        <w:t xml:space="preserve"> </w:t>
      </w:r>
      <w:r>
        <w:t>Grasshopper</w:t>
      </w:r>
      <w:r>
        <w:rPr>
          <w:spacing w:val="28"/>
        </w:rPr>
        <w:t xml:space="preserve"> </w:t>
      </w:r>
      <w:r>
        <w:t>op met</w:t>
      </w:r>
      <w:r>
        <w:rPr>
          <w:spacing w:val="33"/>
        </w:rPr>
        <w:t xml:space="preserve"> </w:t>
      </w:r>
      <w:r>
        <w:t>de</w:t>
      </w:r>
      <w:r>
        <w:rPr>
          <w:spacing w:val="33"/>
        </w:rPr>
        <w:t xml:space="preserve"> </w:t>
      </w:r>
      <w:r>
        <w:t>groene</w:t>
      </w:r>
      <w:r>
        <w:rPr>
          <w:spacing w:val="33"/>
        </w:rPr>
        <w:t xml:space="preserve"> </w:t>
      </w:r>
      <w:r>
        <w:t>knop aangegeven in</w:t>
      </w:r>
      <w:r>
        <w:rPr>
          <w:spacing w:val="40"/>
        </w:rPr>
        <w:t xml:space="preserve"> </w:t>
      </w:r>
      <w:r>
        <w:t>figuur</w:t>
      </w:r>
      <w:r>
        <w:rPr>
          <w:spacing w:val="28"/>
        </w:rPr>
        <w:t xml:space="preserve"> </w:t>
      </w:r>
      <w:r>
        <w:t xml:space="preserve">2. </w:t>
      </w:r>
      <w:r>
        <w:rPr>
          <w:w w:val="110"/>
        </w:rPr>
        <w:t>Vervolgens</w:t>
      </w:r>
      <w:r>
        <w:rPr>
          <w:spacing w:val="-10"/>
          <w:w w:val="110"/>
        </w:rPr>
        <w:t xml:space="preserve"> </w:t>
      </w:r>
      <w:r>
        <w:rPr>
          <w:w w:val="110"/>
        </w:rPr>
        <w:t>verschijnt</w:t>
      </w:r>
      <w:r>
        <w:rPr>
          <w:spacing w:val="-5"/>
          <w:w w:val="110"/>
        </w:rPr>
        <w:t xml:space="preserve"> </w:t>
      </w:r>
      <w:r>
        <w:rPr>
          <w:w w:val="110"/>
        </w:rPr>
        <w:t>het</w:t>
      </w:r>
      <w:r>
        <w:rPr>
          <w:spacing w:val="-5"/>
          <w:w w:val="110"/>
        </w:rPr>
        <w:t xml:space="preserve"> </w:t>
      </w:r>
      <w:r>
        <w:rPr>
          <w:w w:val="110"/>
        </w:rPr>
        <w:t>scherm</w:t>
      </w:r>
      <w:r>
        <w:rPr>
          <w:spacing w:val="-3"/>
          <w:w w:val="110"/>
        </w:rPr>
        <w:t xml:space="preserve"> </w:t>
      </w:r>
      <w:r>
        <w:rPr>
          <w:w w:val="110"/>
        </w:rPr>
        <w:t>dat</w:t>
      </w:r>
      <w:r>
        <w:rPr>
          <w:spacing w:val="-4"/>
          <w:w w:val="110"/>
        </w:rPr>
        <w:t xml:space="preserve"> </w:t>
      </w:r>
      <w:r>
        <w:rPr>
          <w:w w:val="110"/>
        </w:rPr>
        <w:t>is</w:t>
      </w:r>
      <w:r>
        <w:rPr>
          <w:spacing w:val="-12"/>
          <w:w w:val="110"/>
        </w:rPr>
        <w:t xml:space="preserve"> </w:t>
      </w:r>
      <w:r>
        <w:rPr>
          <w:w w:val="110"/>
        </w:rPr>
        <w:t>weergegeven</w:t>
      </w:r>
      <w:r>
        <w:rPr>
          <w:spacing w:val="-12"/>
          <w:w w:val="110"/>
        </w:rPr>
        <w:t xml:space="preserve"> </w:t>
      </w:r>
      <w:r>
        <w:rPr>
          <w:w w:val="110"/>
        </w:rPr>
        <w:t>in</w:t>
      </w:r>
      <w:r>
        <w:rPr>
          <w:spacing w:val="-12"/>
          <w:w w:val="110"/>
        </w:rPr>
        <w:t xml:space="preserve"> </w:t>
      </w:r>
      <w:r>
        <w:rPr>
          <w:w w:val="110"/>
        </w:rPr>
        <w:t>figuur</w:t>
      </w:r>
      <w:r>
        <w:rPr>
          <w:spacing w:val="-9"/>
          <w:w w:val="110"/>
        </w:rPr>
        <w:t xml:space="preserve"> </w:t>
      </w:r>
      <w:r>
        <w:rPr>
          <w:w w:val="110"/>
        </w:rPr>
        <w:t>3.</w:t>
      </w:r>
    </w:p>
    <w:p w14:paraId="28669863" w14:textId="0C9B1AE4" w:rsidR="00D121D7" w:rsidRDefault="00D121D7" w:rsidP="004F5A70">
      <w:pPr>
        <w:pStyle w:val="Plattetekst"/>
        <w:spacing w:after="0"/>
        <w:jc w:val="center"/>
        <w:rPr>
          <w:sz w:val="10"/>
        </w:rPr>
      </w:pPr>
      <w:r>
        <w:rPr>
          <w:noProof/>
          <w:sz w:val="10"/>
        </w:rPr>
        <w:drawing>
          <wp:inline distT="0" distB="0" distL="0" distR="0" wp14:anchorId="6032F647" wp14:editId="6F364B8A">
            <wp:extent cx="5762614" cy="3090672"/>
            <wp:effectExtent l="0" t="0" r="0" b="0"/>
            <wp:docPr id="133920635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2614" cy="3090672"/>
                    </a:xfrm>
                    <a:prstGeom prst="rect">
                      <a:avLst/>
                    </a:prstGeom>
                  </pic:spPr>
                </pic:pic>
              </a:graphicData>
            </a:graphic>
          </wp:inline>
        </w:drawing>
      </w:r>
    </w:p>
    <w:p w14:paraId="02F0DE11" w14:textId="15D7CBD4" w:rsidR="00D121D7" w:rsidRDefault="00D121D7" w:rsidP="004F5A70">
      <w:pPr>
        <w:spacing w:after="0"/>
        <w:ind w:left="136"/>
        <w:jc w:val="center"/>
        <w:rPr>
          <w:i/>
          <w:sz w:val="18"/>
        </w:rPr>
      </w:pPr>
      <w:r>
        <w:rPr>
          <w:i/>
          <w:color w:val="0D2841"/>
          <w:w w:val="105"/>
          <w:sz w:val="18"/>
        </w:rPr>
        <w:t>Figuur</w:t>
      </w:r>
      <w:r>
        <w:rPr>
          <w:i/>
          <w:color w:val="0D2841"/>
          <w:spacing w:val="-7"/>
          <w:w w:val="105"/>
          <w:sz w:val="18"/>
        </w:rPr>
        <w:t xml:space="preserve"> </w:t>
      </w:r>
      <w:r w:rsidR="004F5A70">
        <w:rPr>
          <w:i/>
          <w:color w:val="0D2841"/>
          <w:spacing w:val="-7"/>
          <w:w w:val="105"/>
          <w:sz w:val="18"/>
        </w:rPr>
        <w:t xml:space="preserve">1 en </w:t>
      </w:r>
      <w:r>
        <w:rPr>
          <w:i/>
          <w:color w:val="0D2841"/>
          <w:w w:val="105"/>
          <w:sz w:val="18"/>
        </w:rPr>
        <w:t>2:</w:t>
      </w:r>
      <w:r w:rsidR="00045B79" w:rsidRPr="00045B79">
        <w:rPr>
          <w:i/>
          <w:color w:val="0D2841"/>
          <w:w w:val="105"/>
          <w:sz w:val="18"/>
        </w:rPr>
        <w:t xml:space="preserve"> </w:t>
      </w:r>
      <w:r w:rsidR="00045B79">
        <w:rPr>
          <w:i/>
          <w:color w:val="0D2841"/>
          <w:w w:val="105"/>
          <w:sz w:val="18"/>
        </w:rPr>
        <w:t>startscherm</w:t>
      </w:r>
      <w:r w:rsidR="00045B79">
        <w:rPr>
          <w:i/>
          <w:color w:val="0D2841"/>
          <w:spacing w:val="10"/>
          <w:w w:val="105"/>
          <w:sz w:val="18"/>
        </w:rPr>
        <w:t xml:space="preserve"> </w:t>
      </w:r>
      <w:r w:rsidR="00045B79">
        <w:rPr>
          <w:i/>
          <w:color w:val="0D2841"/>
          <w:w w:val="105"/>
          <w:sz w:val="18"/>
        </w:rPr>
        <w:t>na</w:t>
      </w:r>
      <w:r w:rsidR="00045B79">
        <w:rPr>
          <w:i/>
          <w:color w:val="0D2841"/>
          <w:spacing w:val="-12"/>
          <w:w w:val="105"/>
          <w:sz w:val="18"/>
        </w:rPr>
        <w:t xml:space="preserve"> </w:t>
      </w:r>
      <w:r w:rsidR="00045B79">
        <w:rPr>
          <w:i/>
          <w:color w:val="0D2841"/>
          <w:w w:val="105"/>
          <w:sz w:val="18"/>
        </w:rPr>
        <w:t>opstarten</w:t>
      </w:r>
      <w:r w:rsidR="00045B79">
        <w:rPr>
          <w:i/>
          <w:color w:val="0D2841"/>
          <w:spacing w:val="3"/>
          <w:w w:val="105"/>
          <w:sz w:val="18"/>
        </w:rPr>
        <w:t xml:space="preserve"> </w:t>
      </w:r>
      <w:r w:rsidR="00045B79">
        <w:rPr>
          <w:i/>
          <w:color w:val="0D2841"/>
          <w:spacing w:val="-2"/>
          <w:w w:val="105"/>
          <w:sz w:val="18"/>
        </w:rPr>
        <w:t xml:space="preserve">Rhino. </w:t>
      </w:r>
      <w:r>
        <w:rPr>
          <w:i/>
          <w:color w:val="0D2841"/>
          <w:spacing w:val="-17"/>
          <w:w w:val="105"/>
          <w:sz w:val="18"/>
        </w:rPr>
        <w:t xml:space="preserve"> </w:t>
      </w:r>
      <w:r>
        <w:rPr>
          <w:i/>
          <w:color w:val="0D2841"/>
          <w:w w:val="105"/>
          <w:sz w:val="18"/>
        </w:rPr>
        <w:t>Knop</w:t>
      </w:r>
      <w:r>
        <w:rPr>
          <w:i/>
          <w:color w:val="0D2841"/>
          <w:spacing w:val="-3"/>
          <w:w w:val="105"/>
          <w:sz w:val="18"/>
        </w:rPr>
        <w:t xml:space="preserve"> </w:t>
      </w:r>
      <w:r>
        <w:rPr>
          <w:i/>
          <w:color w:val="0D2841"/>
          <w:w w:val="105"/>
          <w:sz w:val="18"/>
        </w:rPr>
        <w:t>voor</w:t>
      </w:r>
      <w:r>
        <w:rPr>
          <w:i/>
          <w:color w:val="0D2841"/>
          <w:spacing w:val="-8"/>
          <w:w w:val="105"/>
          <w:sz w:val="18"/>
        </w:rPr>
        <w:t xml:space="preserve"> </w:t>
      </w:r>
      <w:r>
        <w:rPr>
          <w:i/>
          <w:color w:val="0D2841"/>
          <w:w w:val="105"/>
          <w:sz w:val="18"/>
        </w:rPr>
        <w:t>opstarten</w:t>
      </w:r>
      <w:r>
        <w:rPr>
          <w:i/>
          <w:color w:val="0D2841"/>
          <w:spacing w:val="-3"/>
          <w:w w:val="105"/>
          <w:sz w:val="18"/>
        </w:rPr>
        <w:t xml:space="preserve"> </w:t>
      </w:r>
      <w:r>
        <w:rPr>
          <w:i/>
          <w:color w:val="0D2841"/>
          <w:w w:val="105"/>
          <w:sz w:val="18"/>
        </w:rPr>
        <w:t>Grasshopper,</w:t>
      </w:r>
      <w:r>
        <w:rPr>
          <w:i/>
          <w:color w:val="0D2841"/>
          <w:spacing w:val="-12"/>
          <w:w w:val="105"/>
          <w:sz w:val="18"/>
        </w:rPr>
        <w:t xml:space="preserve"> </w:t>
      </w:r>
      <w:r>
        <w:rPr>
          <w:i/>
          <w:color w:val="0D2841"/>
          <w:w w:val="105"/>
          <w:sz w:val="18"/>
        </w:rPr>
        <w:t>aangegeven</w:t>
      </w:r>
      <w:r>
        <w:rPr>
          <w:i/>
          <w:color w:val="0D2841"/>
          <w:spacing w:val="15"/>
          <w:w w:val="105"/>
          <w:sz w:val="18"/>
        </w:rPr>
        <w:t xml:space="preserve"> </w:t>
      </w:r>
      <w:r>
        <w:rPr>
          <w:i/>
          <w:color w:val="0D2841"/>
          <w:w w:val="105"/>
          <w:sz w:val="18"/>
        </w:rPr>
        <w:t>met</w:t>
      </w:r>
      <w:r>
        <w:rPr>
          <w:i/>
          <w:color w:val="0D2841"/>
          <w:spacing w:val="13"/>
          <w:w w:val="105"/>
          <w:sz w:val="18"/>
        </w:rPr>
        <w:t xml:space="preserve"> </w:t>
      </w:r>
      <w:r>
        <w:rPr>
          <w:i/>
          <w:color w:val="0D2841"/>
          <w:w w:val="105"/>
          <w:sz w:val="18"/>
        </w:rPr>
        <w:t>rode</w:t>
      </w:r>
      <w:r>
        <w:rPr>
          <w:i/>
          <w:color w:val="0D2841"/>
          <w:spacing w:val="-15"/>
          <w:w w:val="105"/>
          <w:sz w:val="18"/>
        </w:rPr>
        <w:t xml:space="preserve"> </w:t>
      </w:r>
      <w:r>
        <w:rPr>
          <w:i/>
          <w:color w:val="0D2841"/>
          <w:spacing w:val="-4"/>
          <w:w w:val="105"/>
          <w:sz w:val="18"/>
        </w:rPr>
        <w:t>pijl</w:t>
      </w:r>
    </w:p>
    <w:p w14:paraId="019A41D9" w14:textId="77777777" w:rsidR="00F85840" w:rsidRDefault="00D121D7" w:rsidP="00F85840">
      <w:pPr>
        <w:pStyle w:val="Lijstalinea"/>
        <w:widowControl w:val="0"/>
        <w:numPr>
          <w:ilvl w:val="0"/>
          <w:numId w:val="7"/>
        </w:numPr>
        <w:tabs>
          <w:tab w:val="left" w:pos="855"/>
          <w:tab w:val="left" w:pos="857"/>
        </w:tabs>
        <w:autoSpaceDE w:val="0"/>
        <w:autoSpaceDN w:val="0"/>
        <w:spacing w:after="0" w:line="269" w:lineRule="auto"/>
        <w:ind w:left="493" w:hanging="357"/>
        <w:contextualSpacing w:val="0"/>
        <w:jc w:val="both"/>
      </w:pPr>
      <w:r>
        <w:rPr>
          <w:w w:val="105"/>
        </w:rPr>
        <w:t xml:space="preserve">Vervolgens moet het model worden geopend. Dit wordt gedaan door </w:t>
      </w:r>
      <w:proofErr w:type="spellStart"/>
      <w:r>
        <w:rPr>
          <w:w w:val="105"/>
        </w:rPr>
        <w:t>linksbovenin</w:t>
      </w:r>
      <w:proofErr w:type="spellEnd"/>
      <w:r>
        <w:rPr>
          <w:w w:val="105"/>
        </w:rPr>
        <w:t xml:space="preserve"> op ‘’file’’ te klikken en vervolgens op ‘’open document’’ (zie figuur 4). Vervolgens moet het Grasshopper </w:t>
      </w:r>
      <w:r>
        <w:rPr>
          <w:w w:val="105"/>
        </w:rPr>
        <w:lastRenderedPageBreak/>
        <w:t>document (.</w:t>
      </w:r>
      <w:proofErr w:type="spellStart"/>
      <w:r>
        <w:rPr>
          <w:w w:val="105"/>
        </w:rPr>
        <w:t>gh</w:t>
      </w:r>
      <w:proofErr w:type="spellEnd"/>
      <w:r>
        <w:rPr>
          <w:w w:val="105"/>
        </w:rPr>
        <w:t xml:space="preserve"> of .</w:t>
      </w:r>
      <w:proofErr w:type="spellStart"/>
      <w:r>
        <w:rPr>
          <w:w w:val="105"/>
        </w:rPr>
        <w:t>ghx</w:t>
      </w:r>
      <w:proofErr w:type="spellEnd"/>
      <w:r>
        <w:rPr>
          <w:w w:val="105"/>
        </w:rPr>
        <w:t xml:space="preserve"> file) met de naam ‘’ </w:t>
      </w:r>
      <w:proofErr w:type="spellStart"/>
      <w:r>
        <w:rPr>
          <w:w w:val="105"/>
        </w:rPr>
        <w:t>ewf_tech_simulator</w:t>
      </w:r>
      <w:proofErr w:type="spellEnd"/>
      <w:r>
        <w:rPr>
          <w:w w:val="105"/>
        </w:rPr>
        <w:t>’’ worden geopend</w:t>
      </w:r>
      <w:r>
        <w:rPr>
          <w:spacing w:val="-6"/>
          <w:w w:val="105"/>
        </w:rPr>
        <w:t xml:space="preserve"> </w:t>
      </w:r>
      <w:r>
        <w:rPr>
          <w:w w:val="105"/>
        </w:rPr>
        <w:t>(zie figuur 5).</w:t>
      </w:r>
      <w:r>
        <w:rPr>
          <w:spacing w:val="-4"/>
          <w:w w:val="105"/>
        </w:rPr>
        <w:t xml:space="preserve"> </w:t>
      </w:r>
      <w:r>
        <w:rPr>
          <w:w w:val="105"/>
        </w:rPr>
        <w:t>Het model wordt nu</w:t>
      </w:r>
      <w:r>
        <w:rPr>
          <w:spacing w:val="-5"/>
          <w:w w:val="105"/>
        </w:rPr>
        <w:t xml:space="preserve"> </w:t>
      </w:r>
      <w:r>
        <w:rPr>
          <w:w w:val="105"/>
        </w:rPr>
        <w:t>geopend.</w:t>
      </w:r>
      <w:r>
        <w:rPr>
          <w:spacing w:val="-4"/>
          <w:w w:val="105"/>
        </w:rPr>
        <w:t xml:space="preserve"> </w:t>
      </w:r>
      <w:r>
        <w:rPr>
          <w:w w:val="105"/>
        </w:rPr>
        <w:t>Dit wordt weergegeven</w:t>
      </w:r>
      <w:r>
        <w:rPr>
          <w:spacing w:val="-4"/>
          <w:w w:val="105"/>
        </w:rPr>
        <w:t xml:space="preserve"> </w:t>
      </w:r>
      <w:r>
        <w:rPr>
          <w:w w:val="105"/>
        </w:rPr>
        <w:t>in</w:t>
      </w:r>
      <w:r>
        <w:rPr>
          <w:spacing w:val="-4"/>
          <w:w w:val="105"/>
        </w:rPr>
        <w:t xml:space="preserve"> </w:t>
      </w:r>
      <w:r>
        <w:rPr>
          <w:w w:val="105"/>
        </w:rPr>
        <w:t>figuur 6. In</w:t>
      </w:r>
      <w:r>
        <w:rPr>
          <w:spacing w:val="-6"/>
          <w:w w:val="105"/>
        </w:rPr>
        <w:t xml:space="preserve"> </w:t>
      </w:r>
      <w:r>
        <w:rPr>
          <w:w w:val="105"/>
        </w:rPr>
        <w:t>dit</w:t>
      </w:r>
      <w:r>
        <w:rPr>
          <w:spacing w:val="-16"/>
          <w:w w:val="105"/>
        </w:rPr>
        <w:t xml:space="preserve"> </w:t>
      </w:r>
      <w:r>
        <w:rPr>
          <w:w w:val="105"/>
        </w:rPr>
        <w:t>model kan</w:t>
      </w:r>
      <w:r>
        <w:rPr>
          <w:spacing w:val="-4"/>
          <w:w w:val="105"/>
        </w:rPr>
        <w:t xml:space="preserve"> </w:t>
      </w:r>
      <w:r>
        <w:rPr>
          <w:w w:val="105"/>
        </w:rPr>
        <w:t>met een</w:t>
      </w:r>
      <w:r>
        <w:rPr>
          <w:spacing w:val="-6"/>
          <w:w w:val="105"/>
        </w:rPr>
        <w:t xml:space="preserve"> </w:t>
      </w:r>
      <w:r>
        <w:rPr>
          <w:w w:val="105"/>
        </w:rPr>
        <w:t>ingedrukte rechtermuisknop</w:t>
      </w:r>
      <w:r>
        <w:rPr>
          <w:spacing w:val="-8"/>
          <w:w w:val="105"/>
        </w:rPr>
        <w:t xml:space="preserve"> </w:t>
      </w:r>
      <w:r>
        <w:rPr>
          <w:w w:val="105"/>
        </w:rPr>
        <w:t>door</w:t>
      </w:r>
      <w:r>
        <w:rPr>
          <w:spacing w:val="-2"/>
          <w:w w:val="105"/>
        </w:rPr>
        <w:t xml:space="preserve"> </w:t>
      </w:r>
      <w:r>
        <w:rPr>
          <w:w w:val="105"/>
        </w:rPr>
        <w:t>het model worden</w:t>
      </w:r>
      <w:r>
        <w:rPr>
          <w:spacing w:val="-6"/>
          <w:w w:val="105"/>
        </w:rPr>
        <w:t xml:space="preserve"> </w:t>
      </w:r>
      <w:r>
        <w:rPr>
          <w:w w:val="105"/>
        </w:rPr>
        <w:t>bewogen.</w:t>
      </w:r>
    </w:p>
    <w:p w14:paraId="29F80F6D" w14:textId="15DCCAD2" w:rsidR="00D121D7" w:rsidRDefault="00D121D7" w:rsidP="00F85840">
      <w:pPr>
        <w:pStyle w:val="Plattetekst"/>
        <w:spacing w:after="0"/>
        <w:jc w:val="both"/>
        <w:rPr>
          <w:sz w:val="10"/>
        </w:rPr>
      </w:pPr>
      <w:r>
        <w:rPr>
          <w:noProof/>
          <w:sz w:val="10"/>
        </w:rPr>
        <w:drawing>
          <wp:inline distT="0" distB="0" distL="0" distR="0" wp14:anchorId="57BC90E6" wp14:editId="643A0EFB">
            <wp:extent cx="5764625" cy="2999231"/>
            <wp:effectExtent l="0" t="0" r="7620" b="0"/>
            <wp:docPr id="140633589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4625" cy="2999231"/>
                    </a:xfrm>
                    <a:prstGeom prst="rect">
                      <a:avLst/>
                    </a:prstGeom>
                  </pic:spPr>
                </pic:pic>
              </a:graphicData>
            </a:graphic>
          </wp:inline>
        </w:drawing>
      </w:r>
    </w:p>
    <w:p w14:paraId="2C7489C9" w14:textId="5845BB8F" w:rsidR="00D121D7" w:rsidRDefault="00D121D7" w:rsidP="004F5A70">
      <w:pPr>
        <w:spacing w:after="0"/>
        <w:ind w:left="136"/>
        <w:jc w:val="center"/>
        <w:rPr>
          <w:i/>
          <w:sz w:val="18"/>
        </w:rPr>
      </w:pPr>
      <w:r>
        <w:rPr>
          <w:i/>
          <w:color w:val="0D2841"/>
          <w:w w:val="105"/>
          <w:sz w:val="18"/>
        </w:rPr>
        <w:t>Figuur</w:t>
      </w:r>
      <w:r>
        <w:rPr>
          <w:i/>
          <w:color w:val="0D2841"/>
          <w:spacing w:val="-6"/>
          <w:w w:val="105"/>
          <w:sz w:val="18"/>
        </w:rPr>
        <w:t xml:space="preserve"> </w:t>
      </w:r>
      <w:r w:rsidR="004F5A70">
        <w:rPr>
          <w:i/>
          <w:color w:val="0D2841"/>
          <w:spacing w:val="-6"/>
          <w:w w:val="105"/>
          <w:sz w:val="18"/>
        </w:rPr>
        <w:t xml:space="preserve">3 en </w:t>
      </w:r>
      <w:r>
        <w:rPr>
          <w:i/>
          <w:color w:val="0D2841"/>
          <w:w w:val="105"/>
          <w:sz w:val="18"/>
        </w:rPr>
        <w:t>4:</w:t>
      </w:r>
      <w:r w:rsidR="00C54AF0" w:rsidRPr="00C54AF0">
        <w:rPr>
          <w:i/>
          <w:color w:val="0D2841"/>
          <w:w w:val="105"/>
          <w:sz w:val="18"/>
        </w:rPr>
        <w:t xml:space="preserve"> </w:t>
      </w:r>
      <w:r w:rsidR="00C54AF0">
        <w:rPr>
          <w:i/>
          <w:color w:val="0D2841"/>
          <w:w w:val="105"/>
          <w:sz w:val="18"/>
        </w:rPr>
        <w:t>Opstartscherm</w:t>
      </w:r>
      <w:r w:rsidR="00C54AF0">
        <w:rPr>
          <w:i/>
          <w:color w:val="0D2841"/>
          <w:spacing w:val="-2"/>
          <w:w w:val="105"/>
          <w:sz w:val="18"/>
        </w:rPr>
        <w:t xml:space="preserve"> </w:t>
      </w:r>
      <w:proofErr w:type="spellStart"/>
      <w:r w:rsidR="00C54AF0">
        <w:rPr>
          <w:i/>
          <w:color w:val="0D2841"/>
          <w:spacing w:val="-2"/>
          <w:w w:val="105"/>
          <w:sz w:val="18"/>
        </w:rPr>
        <w:t>grasshoppe</w:t>
      </w:r>
      <w:proofErr w:type="spellEnd"/>
      <w:r w:rsidR="00C54AF0">
        <w:rPr>
          <w:i/>
          <w:color w:val="0D2841"/>
          <w:spacing w:val="-2"/>
          <w:w w:val="105"/>
          <w:sz w:val="18"/>
        </w:rPr>
        <w:t xml:space="preserve">. </w:t>
      </w:r>
      <w:r>
        <w:rPr>
          <w:i/>
          <w:color w:val="0D2841"/>
          <w:spacing w:val="-16"/>
          <w:w w:val="105"/>
          <w:sz w:val="18"/>
        </w:rPr>
        <w:t xml:space="preserve"> </w:t>
      </w:r>
      <w:r>
        <w:rPr>
          <w:i/>
          <w:color w:val="0D2841"/>
          <w:w w:val="105"/>
          <w:sz w:val="18"/>
        </w:rPr>
        <w:t>Knop</w:t>
      </w:r>
      <w:r>
        <w:rPr>
          <w:i/>
          <w:color w:val="0D2841"/>
          <w:spacing w:val="-2"/>
          <w:w w:val="105"/>
          <w:sz w:val="18"/>
        </w:rPr>
        <w:t xml:space="preserve"> </w:t>
      </w:r>
      <w:r>
        <w:rPr>
          <w:i/>
          <w:color w:val="0D2841"/>
          <w:w w:val="105"/>
          <w:sz w:val="18"/>
        </w:rPr>
        <w:t>voor</w:t>
      </w:r>
      <w:r>
        <w:rPr>
          <w:i/>
          <w:color w:val="0D2841"/>
          <w:spacing w:val="-7"/>
          <w:w w:val="105"/>
          <w:sz w:val="18"/>
        </w:rPr>
        <w:t xml:space="preserve"> </w:t>
      </w:r>
      <w:r>
        <w:rPr>
          <w:i/>
          <w:color w:val="0D2841"/>
          <w:w w:val="105"/>
          <w:sz w:val="18"/>
        </w:rPr>
        <w:t>het</w:t>
      </w:r>
      <w:r>
        <w:rPr>
          <w:i/>
          <w:color w:val="0D2841"/>
          <w:spacing w:val="-3"/>
          <w:w w:val="105"/>
          <w:sz w:val="18"/>
        </w:rPr>
        <w:t xml:space="preserve"> </w:t>
      </w:r>
      <w:r>
        <w:rPr>
          <w:i/>
          <w:color w:val="0D2841"/>
          <w:w w:val="105"/>
          <w:sz w:val="18"/>
        </w:rPr>
        <w:t>openen</w:t>
      </w:r>
      <w:r>
        <w:rPr>
          <w:i/>
          <w:color w:val="0D2841"/>
          <w:spacing w:val="-1"/>
          <w:w w:val="105"/>
          <w:sz w:val="18"/>
        </w:rPr>
        <w:t xml:space="preserve"> </w:t>
      </w:r>
      <w:r>
        <w:rPr>
          <w:i/>
          <w:color w:val="0D2841"/>
          <w:w w:val="105"/>
          <w:sz w:val="18"/>
        </w:rPr>
        <w:t>van</w:t>
      </w:r>
      <w:r>
        <w:rPr>
          <w:i/>
          <w:color w:val="0D2841"/>
          <w:spacing w:val="-1"/>
          <w:w w:val="105"/>
          <w:sz w:val="18"/>
        </w:rPr>
        <w:t xml:space="preserve"> </w:t>
      </w:r>
      <w:r>
        <w:rPr>
          <w:i/>
          <w:color w:val="0D2841"/>
          <w:w w:val="105"/>
          <w:sz w:val="18"/>
        </w:rPr>
        <w:t>een</w:t>
      </w:r>
      <w:r>
        <w:rPr>
          <w:i/>
          <w:color w:val="0D2841"/>
          <w:spacing w:val="17"/>
          <w:w w:val="105"/>
          <w:sz w:val="18"/>
        </w:rPr>
        <w:t xml:space="preserve"> </w:t>
      </w:r>
      <w:r>
        <w:rPr>
          <w:i/>
          <w:color w:val="0D2841"/>
          <w:w w:val="105"/>
          <w:sz w:val="18"/>
        </w:rPr>
        <w:t>document</w:t>
      </w:r>
      <w:r>
        <w:rPr>
          <w:i/>
          <w:color w:val="0D2841"/>
          <w:spacing w:val="-3"/>
          <w:w w:val="105"/>
          <w:sz w:val="18"/>
        </w:rPr>
        <w:t xml:space="preserve"> </w:t>
      </w:r>
      <w:r>
        <w:rPr>
          <w:i/>
          <w:color w:val="0D2841"/>
          <w:w w:val="105"/>
          <w:sz w:val="18"/>
        </w:rPr>
        <w:t>in</w:t>
      </w:r>
      <w:r>
        <w:rPr>
          <w:i/>
          <w:color w:val="0D2841"/>
          <w:spacing w:val="-1"/>
          <w:w w:val="105"/>
          <w:sz w:val="18"/>
        </w:rPr>
        <w:t xml:space="preserve"> </w:t>
      </w:r>
      <w:r>
        <w:rPr>
          <w:i/>
          <w:color w:val="0D2841"/>
          <w:spacing w:val="-2"/>
          <w:w w:val="105"/>
          <w:sz w:val="18"/>
        </w:rPr>
        <w:t>Grasshopper</w:t>
      </w:r>
    </w:p>
    <w:p w14:paraId="0DD6BEE9" w14:textId="77777777" w:rsidR="00D121D7" w:rsidRDefault="00D121D7" w:rsidP="004F5A70">
      <w:pPr>
        <w:pStyle w:val="Plattetekst"/>
        <w:spacing w:after="0"/>
        <w:jc w:val="center"/>
        <w:rPr>
          <w:i/>
          <w:sz w:val="13"/>
        </w:rPr>
      </w:pPr>
      <w:r>
        <w:rPr>
          <w:i/>
          <w:noProof/>
          <w:sz w:val="13"/>
        </w:rPr>
        <w:drawing>
          <wp:inline distT="0" distB="0" distL="0" distR="0" wp14:anchorId="09BDFC3B" wp14:editId="6FF2429F">
            <wp:extent cx="5746977" cy="2655570"/>
            <wp:effectExtent l="0" t="0" r="6350" b="0"/>
            <wp:docPr id="149633682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46977" cy="2655570"/>
                    </a:xfrm>
                    <a:prstGeom prst="rect">
                      <a:avLst/>
                    </a:prstGeom>
                  </pic:spPr>
                </pic:pic>
              </a:graphicData>
            </a:graphic>
          </wp:inline>
        </w:drawing>
      </w:r>
    </w:p>
    <w:p w14:paraId="0266B0CA" w14:textId="77777777" w:rsidR="00D121D7" w:rsidRDefault="00D121D7" w:rsidP="004F5A70">
      <w:pPr>
        <w:spacing w:after="0"/>
        <w:ind w:left="136"/>
        <w:jc w:val="center"/>
        <w:rPr>
          <w:i/>
          <w:color w:val="0D2841"/>
          <w:spacing w:val="-2"/>
          <w:w w:val="105"/>
          <w:sz w:val="18"/>
        </w:rPr>
      </w:pPr>
      <w:r>
        <w:rPr>
          <w:i/>
          <w:color w:val="0D2841"/>
          <w:w w:val="105"/>
          <w:sz w:val="18"/>
        </w:rPr>
        <w:t>Figuur</w:t>
      </w:r>
      <w:r>
        <w:rPr>
          <w:i/>
          <w:color w:val="0D2841"/>
          <w:spacing w:val="-6"/>
          <w:w w:val="105"/>
          <w:sz w:val="18"/>
        </w:rPr>
        <w:t xml:space="preserve"> </w:t>
      </w:r>
      <w:r>
        <w:rPr>
          <w:i/>
          <w:color w:val="0D2841"/>
          <w:w w:val="105"/>
          <w:sz w:val="18"/>
        </w:rPr>
        <w:t>5:</w:t>
      </w:r>
      <w:r>
        <w:rPr>
          <w:i/>
          <w:color w:val="0D2841"/>
          <w:spacing w:val="-15"/>
          <w:w w:val="105"/>
          <w:sz w:val="18"/>
        </w:rPr>
        <w:t xml:space="preserve"> </w:t>
      </w:r>
      <w:r>
        <w:rPr>
          <w:i/>
          <w:color w:val="0D2841"/>
          <w:w w:val="105"/>
          <w:sz w:val="18"/>
        </w:rPr>
        <w:t>simulator</w:t>
      </w:r>
      <w:r>
        <w:rPr>
          <w:i/>
          <w:color w:val="0D2841"/>
          <w:spacing w:val="-7"/>
          <w:w w:val="105"/>
          <w:sz w:val="18"/>
        </w:rPr>
        <w:t xml:space="preserve"> </w:t>
      </w:r>
      <w:r>
        <w:rPr>
          <w:i/>
          <w:color w:val="0D2841"/>
          <w:w w:val="105"/>
          <w:sz w:val="18"/>
        </w:rPr>
        <w:t>bestand</w:t>
      </w:r>
      <w:r>
        <w:rPr>
          <w:i/>
          <w:color w:val="0D2841"/>
          <w:spacing w:val="-2"/>
          <w:w w:val="105"/>
          <w:sz w:val="18"/>
        </w:rPr>
        <w:t xml:space="preserve"> </w:t>
      </w:r>
      <w:r>
        <w:rPr>
          <w:i/>
          <w:color w:val="0D2841"/>
          <w:w w:val="105"/>
          <w:sz w:val="18"/>
        </w:rPr>
        <w:t>dat</w:t>
      </w:r>
      <w:r>
        <w:rPr>
          <w:i/>
          <w:color w:val="0D2841"/>
          <w:spacing w:val="-3"/>
          <w:w w:val="105"/>
          <w:sz w:val="18"/>
        </w:rPr>
        <w:t xml:space="preserve"> </w:t>
      </w:r>
      <w:r>
        <w:rPr>
          <w:i/>
          <w:color w:val="0D2841"/>
          <w:w w:val="105"/>
          <w:sz w:val="18"/>
        </w:rPr>
        <w:t>moet</w:t>
      </w:r>
      <w:r>
        <w:rPr>
          <w:i/>
          <w:color w:val="0D2841"/>
          <w:spacing w:val="15"/>
          <w:w w:val="105"/>
          <w:sz w:val="18"/>
        </w:rPr>
        <w:t xml:space="preserve"> </w:t>
      </w:r>
      <w:r>
        <w:rPr>
          <w:i/>
          <w:color w:val="0D2841"/>
          <w:w w:val="105"/>
          <w:sz w:val="18"/>
        </w:rPr>
        <w:t>worden</w:t>
      </w:r>
      <w:r>
        <w:rPr>
          <w:i/>
          <w:color w:val="0D2841"/>
          <w:spacing w:val="-1"/>
          <w:w w:val="105"/>
          <w:sz w:val="18"/>
        </w:rPr>
        <w:t xml:space="preserve"> </w:t>
      </w:r>
      <w:r>
        <w:rPr>
          <w:i/>
          <w:color w:val="0D2841"/>
          <w:w w:val="105"/>
          <w:sz w:val="18"/>
        </w:rPr>
        <w:t>geopend</w:t>
      </w:r>
      <w:r>
        <w:rPr>
          <w:i/>
          <w:color w:val="0D2841"/>
          <w:spacing w:val="-2"/>
          <w:w w:val="105"/>
          <w:sz w:val="18"/>
        </w:rPr>
        <w:t xml:space="preserve"> </w:t>
      </w:r>
      <w:r>
        <w:rPr>
          <w:i/>
          <w:color w:val="0D2841"/>
          <w:w w:val="105"/>
          <w:sz w:val="18"/>
        </w:rPr>
        <w:t>in</w:t>
      </w:r>
      <w:r>
        <w:rPr>
          <w:i/>
          <w:color w:val="0D2841"/>
          <w:spacing w:val="-1"/>
          <w:w w:val="105"/>
          <w:sz w:val="18"/>
        </w:rPr>
        <w:t xml:space="preserve"> </w:t>
      </w:r>
      <w:r>
        <w:rPr>
          <w:i/>
          <w:color w:val="0D2841"/>
          <w:spacing w:val="-2"/>
          <w:w w:val="105"/>
          <w:sz w:val="18"/>
        </w:rPr>
        <w:t>Grasshopper</w:t>
      </w:r>
    </w:p>
    <w:p w14:paraId="5A3333BD" w14:textId="6F4CF4D2" w:rsidR="00D121D7" w:rsidRDefault="00060CE8" w:rsidP="004F5A70">
      <w:pPr>
        <w:spacing w:after="0"/>
        <w:ind w:left="142"/>
        <w:jc w:val="center"/>
        <w:rPr>
          <w:sz w:val="20"/>
        </w:rPr>
      </w:pPr>
      <w:r w:rsidRPr="00060CE8">
        <w:rPr>
          <w:noProof/>
          <w:sz w:val="20"/>
        </w:rPr>
        <w:lastRenderedPageBreak/>
        <w:drawing>
          <wp:inline distT="0" distB="0" distL="0" distR="0" wp14:anchorId="0845C0FA" wp14:editId="077A0636">
            <wp:extent cx="6089015" cy="3970655"/>
            <wp:effectExtent l="0" t="0" r="6985" b="0"/>
            <wp:docPr id="545226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643" name=""/>
                    <pic:cNvPicPr/>
                  </pic:nvPicPr>
                  <pic:blipFill>
                    <a:blip r:embed="rId30"/>
                    <a:stretch>
                      <a:fillRect/>
                    </a:stretch>
                  </pic:blipFill>
                  <pic:spPr>
                    <a:xfrm>
                      <a:off x="0" y="0"/>
                      <a:ext cx="6089015" cy="3970655"/>
                    </a:xfrm>
                    <a:prstGeom prst="rect">
                      <a:avLst/>
                    </a:prstGeom>
                  </pic:spPr>
                </pic:pic>
              </a:graphicData>
            </a:graphic>
          </wp:inline>
        </w:drawing>
      </w:r>
    </w:p>
    <w:p w14:paraId="7954B179" w14:textId="77777777" w:rsidR="00D121D7" w:rsidRDefault="00D121D7" w:rsidP="004F5A70">
      <w:pPr>
        <w:spacing w:after="0"/>
        <w:ind w:left="136"/>
        <w:jc w:val="center"/>
        <w:rPr>
          <w:i/>
          <w:color w:val="0D2841"/>
          <w:spacing w:val="-4"/>
          <w:w w:val="105"/>
          <w:sz w:val="18"/>
        </w:rPr>
      </w:pPr>
      <w:r>
        <w:rPr>
          <w:i/>
          <w:color w:val="0D2841"/>
          <w:w w:val="105"/>
          <w:sz w:val="18"/>
        </w:rPr>
        <w:t>Figuur</w:t>
      </w:r>
      <w:r>
        <w:rPr>
          <w:i/>
          <w:color w:val="0D2841"/>
          <w:spacing w:val="-1"/>
          <w:w w:val="105"/>
          <w:sz w:val="18"/>
        </w:rPr>
        <w:t xml:space="preserve"> </w:t>
      </w:r>
      <w:r>
        <w:rPr>
          <w:i/>
          <w:color w:val="0D2841"/>
          <w:w w:val="105"/>
          <w:sz w:val="18"/>
        </w:rPr>
        <w:t>6:</w:t>
      </w:r>
      <w:r>
        <w:rPr>
          <w:i/>
          <w:color w:val="0D2841"/>
          <w:spacing w:val="-12"/>
          <w:w w:val="105"/>
          <w:sz w:val="18"/>
        </w:rPr>
        <w:t xml:space="preserve"> </w:t>
      </w:r>
      <w:r>
        <w:rPr>
          <w:i/>
          <w:color w:val="0D2841"/>
          <w:w w:val="105"/>
          <w:sz w:val="18"/>
        </w:rPr>
        <w:t>Het</w:t>
      </w:r>
      <w:r>
        <w:rPr>
          <w:i/>
          <w:color w:val="0D2841"/>
          <w:spacing w:val="23"/>
          <w:w w:val="105"/>
          <w:sz w:val="18"/>
        </w:rPr>
        <w:t xml:space="preserve"> </w:t>
      </w:r>
      <w:r>
        <w:rPr>
          <w:i/>
          <w:color w:val="0D2841"/>
          <w:w w:val="105"/>
          <w:sz w:val="18"/>
        </w:rPr>
        <w:t>geopende</w:t>
      </w:r>
      <w:r>
        <w:rPr>
          <w:i/>
          <w:color w:val="0D2841"/>
          <w:spacing w:val="-10"/>
          <w:w w:val="105"/>
          <w:sz w:val="18"/>
        </w:rPr>
        <w:t xml:space="preserve"> </w:t>
      </w:r>
      <w:r>
        <w:rPr>
          <w:i/>
          <w:color w:val="0D2841"/>
          <w:w w:val="105"/>
          <w:sz w:val="18"/>
        </w:rPr>
        <w:t>grasshopper</w:t>
      </w:r>
      <w:r>
        <w:rPr>
          <w:i/>
          <w:color w:val="0D2841"/>
          <w:spacing w:val="-2"/>
          <w:w w:val="105"/>
          <w:sz w:val="18"/>
        </w:rPr>
        <w:t xml:space="preserve"> </w:t>
      </w:r>
      <w:r>
        <w:rPr>
          <w:i/>
          <w:color w:val="0D2841"/>
          <w:spacing w:val="-4"/>
          <w:w w:val="105"/>
          <w:sz w:val="18"/>
        </w:rPr>
        <w:t>model</w:t>
      </w:r>
    </w:p>
    <w:p w14:paraId="6CEDD166" w14:textId="56423690" w:rsidR="00D121D7" w:rsidRDefault="00D121D7" w:rsidP="00146A32">
      <w:pPr>
        <w:pStyle w:val="KopBijlage"/>
      </w:pPr>
      <w:r>
        <w:t>Een</w:t>
      </w:r>
      <w:r>
        <w:rPr>
          <w:spacing w:val="8"/>
        </w:rPr>
        <w:t xml:space="preserve"> </w:t>
      </w:r>
      <w:r>
        <w:t>simulatie</w:t>
      </w:r>
      <w:r>
        <w:rPr>
          <w:spacing w:val="-4"/>
        </w:rPr>
        <w:t xml:space="preserve"> </w:t>
      </w:r>
      <w:r w:rsidR="004F5A70">
        <w:rPr>
          <w:spacing w:val="-4"/>
        </w:rPr>
        <w:t>uitvoeren</w:t>
      </w:r>
    </w:p>
    <w:p w14:paraId="7A87277E" w14:textId="77777777" w:rsidR="00D121D7" w:rsidRDefault="00D121D7" w:rsidP="004F5A70">
      <w:pPr>
        <w:pStyle w:val="Plattetekst"/>
        <w:spacing w:after="0" w:line="261" w:lineRule="auto"/>
        <w:ind w:left="136" w:right="613"/>
        <w:jc w:val="both"/>
        <w:rPr>
          <w:w w:val="110"/>
        </w:rPr>
      </w:pPr>
      <w:r>
        <w:t>Als</w:t>
      </w:r>
      <w:r>
        <w:rPr>
          <w:spacing w:val="28"/>
        </w:rPr>
        <w:t xml:space="preserve"> </w:t>
      </w:r>
      <w:r>
        <w:t>het model is</w:t>
      </w:r>
      <w:r>
        <w:rPr>
          <w:spacing w:val="28"/>
        </w:rPr>
        <w:t xml:space="preserve"> </w:t>
      </w:r>
      <w:r>
        <w:t>geopend</w:t>
      </w:r>
      <w:r>
        <w:rPr>
          <w:spacing w:val="24"/>
        </w:rPr>
        <w:t xml:space="preserve"> </w:t>
      </w:r>
      <w:r>
        <w:t>kan</w:t>
      </w:r>
      <w:r>
        <w:rPr>
          <w:spacing w:val="30"/>
        </w:rPr>
        <w:t xml:space="preserve"> </w:t>
      </w:r>
      <w:r>
        <w:t>het</w:t>
      </w:r>
      <w:r>
        <w:rPr>
          <w:spacing w:val="40"/>
        </w:rPr>
        <w:t xml:space="preserve"> </w:t>
      </w:r>
      <w:r>
        <w:t>worden</w:t>
      </w:r>
      <w:r>
        <w:rPr>
          <w:spacing w:val="-1"/>
        </w:rPr>
        <w:t xml:space="preserve"> </w:t>
      </w:r>
      <w:r>
        <w:t>gebruikt</w:t>
      </w:r>
      <w:r>
        <w:rPr>
          <w:spacing w:val="40"/>
        </w:rPr>
        <w:t xml:space="preserve"> </w:t>
      </w:r>
      <w:r>
        <w:t>om</w:t>
      </w:r>
      <w:r>
        <w:rPr>
          <w:spacing w:val="40"/>
        </w:rPr>
        <w:t xml:space="preserve"> </w:t>
      </w:r>
      <w:r>
        <w:t>simulaties</w:t>
      </w:r>
      <w:r>
        <w:rPr>
          <w:spacing w:val="28"/>
        </w:rPr>
        <w:t xml:space="preserve"> </w:t>
      </w:r>
      <w:r>
        <w:t>te</w:t>
      </w:r>
      <w:r>
        <w:rPr>
          <w:spacing w:val="40"/>
        </w:rPr>
        <w:t xml:space="preserve"> </w:t>
      </w:r>
      <w:r>
        <w:t>gaan</w:t>
      </w:r>
      <w:r>
        <w:rPr>
          <w:spacing w:val="28"/>
        </w:rPr>
        <w:t xml:space="preserve"> </w:t>
      </w:r>
      <w:r>
        <w:t>maken.</w:t>
      </w:r>
      <w:r>
        <w:rPr>
          <w:spacing w:val="40"/>
        </w:rPr>
        <w:t xml:space="preserve"> </w:t>
      </w:r>
      <w:r>
        <w:t>Als</w:t>
      </w:r>
      <w:r>
        <w:rPr>
          <w:spacing w:val="28"/>
        </w:rPr>
        <w:t xml:space="preserve"> </w:t>
      </w:r>
      <w:r>
        <w:t>eerst</w:t>
      </w:r>
      <w:r>
        <w:rPr>
          <w:spacing w:val="40"/>
        </w:rPr>
        <w:t xml:space="preserve"> </w:t>
      </w:r>
      <w:r>
        <w:t>moet hiervoor</w:t>
      </w:r>
      <w:r>
        <w:rPr>
          <w:spacing w:val="38"/>
        </w:rPr>
        <w:t xml:space="preserve"> </w:t>
      </w:r>
      <w:r>
        <w:t>duidelijk</w:t>
      </w:r>
      <w:r>
        <w:rPr>
          <w:spacing w:val="28"/>
        </w:rPr>
        <w:t xml:space="preserve"> </w:t>
      </w:r>
      <w:r>
        <w:t>worden</w:t>
      </w:r>
      <w:r>
        <w:rPr>
          <w:spacing w:val="34"/>
        </w:rPr>
        <w:t xml:space="preserve"> </w:t>
      </w:r>
      <w:r>
        <w:t>welke</w:t>
      </w:r>
      <w:r>
        <w:rPr>
          <w:spacing w:val="40"/>
        </w:rPr>
        <w:t xml:space="preserve"> </w:t>
      </w:r>
      <w:r>
        <w:t>onderdelen</w:t>
      </w:r>
      <w:r>
        <w:rPr>
          <w:spacing w:val="28"/>
        </w:rPr>
        <w:t xml:space="preserve"> </w:t>
      </w:r>
      <w:r>
        <w:t>van</w:t>
      </w:r>
      <w:r>
        <w:rPr>
          <w:spacing w:val="30"/>
        </w:rPr>
        <w:t xml:space="preserve"> </w:t>
      </w:r>
      <w:r>
        <w:t>het</w:t>
      </w:r>
      <w:r>
        <w:rPr>
          <w:spacing w:val="40"/>
        </w:rPr>
        <w:t xml:space="preserve"> </w:t>
      </w:r>
      <w:r>
        <w:t>model</w:t>
      </w:r>
      <w:r>
        <w:rPr>
          <w:spacing w:val="40"/>
        </w:rPr>
        <w:t xml:space="preserve"> </w:t>
      </w:r>
      <w:r>
        <w:t>gebruikt</w:t>
      </w:r>
      <w:r>
        <w:rPr>
          <w:spacing w:val="40"/>
        </w:rPr>
        <w:t xml:space="preserve"> </w:t>
      </w:r>
      <w:r>
        <w:t>moeten</w:t>
      </w:r>
      <w:r>
        <w:rPr>
          <w:spacing w:val="28"/>
        </w:rPr>
        <w:t xml:space="preserve"> </w:t>
      </w:r>
      <w:r>
        <w:t>worden</w:t>
      </w:r>
      <w:r>
        <w:rPr>
          <w:spacing w:val="28"/>
        </w:rPr>
        <w:t xml:space="preserve"> </w:t>
      </w:r>
      <w:r>
        <w:t>en</w:t>
      </w:r>
      <w:r>
        <w:rPr>
          <w:spacing w:val="28"/>
        </w:rPr>
        <w:t xml:space="preserve"> </w:t>
      </w:r>
      <w:r>
        <w:t>wat</w:t>
      </w:r>
      <w:r>
        <w:rPr>
          <w:spacing w:val="40"/>
        </w:rPr>
        <w:t xml:space="preserve"> </w:t>
      </w:r>
      <w:r>
        <w:t xml:space="preserve">de </w:t>
      </w:r>
      <w:r>
        <w:rPr>
          <w:w w:val="110"/>
        </w:rPr>
        <w:t>functie ervan is.</w:t>
      </w:r>
    </w:p>
    <w:p w14:paraId="2FC991EE" w14:textId="77777777" w:rsidR="003F2ECE" w:rsidRDefault="003F2ECE" w:rsidP="004F5A70">
      <w:pPr>
        <w:pStyle w:val="Plattetekst"/>
        <w:spacing w:after="0" w:line="261" w:lineRule="auto"/>
        <w:ind w:left="136" w:right="613"/>
        <w:jc w:val="both"/>
      </w:pPr>
    </w:p>
    <w:p w14:paraId="2E030D47" w14:textId="22521063" w:rsidR="00D121D7" w:rsidRDefault="00D121D7" w:rsidP="007053D4">
      <w:pPr>
        <w:pStyle w:val="Lijstalinea"/>
        <w:numPr>
          <w:ilvl w:val="3"/>
          <w:numId w:val="6"/>
        </w:numPr>
        <w:ind w:left="284"/>
      </w:pPr>
      <w:r w:rsidRPr="007053D4">
        <w:rPr>
          <w:w w:val="115"/>
        </w:rPr>
        <w:t>Parameters</w:t>
      </w:r>
    </w:p>
    <w:p w14:paraId="0070D69A" w14:textId="2B8948C8" w:rsidR="00D121D7" w:rsidRDefault="00D121D7" w:rsidP="004F5A70">
      <w:pPr>
        <w:pStyle w:val="Plattetekst"/>
        <w:spacing w:after="0" w:line="254" w:lineRule="auto"/>
        <w:ind w:left="136" w:right="613"/>
        <w:jc w:val="both"/>
      </w:pPr>
      <w:r>
        <w:rPr>
          <w:spacing w:val="-2"/>
          <w:w w:val="110"/>
        </w:rPr>
        <w:t>De meeste</w:t>
      </w:r>
      <w:r>
        <w:rPr>
          <w:spacing w:val="-17"/>
          <w:w w:val="110"/>
        </w:rPr>
        <w:t xml:space="preserve"> </w:t>
      </w:r>
      <w:r>
        <w:rPr>
          <w:spacing w:val="-2"/>
          <w:w w:val="110"/>
        </w:rPr>
        <w:t>parameters</w:t>
      </w:r>
      <w:r>
        <w:rPr>
          <w:spacing w:val="-24"/>
          <w:w w:val="110"/>
        </w:rPr>
        <w:t xml:space="preserve"> </w:t>
      </w:r>
      <w:r>
        <w:rPr>
          <w:spacing w:val="-2"/>
          <w:w w:val="110"/>
        </w:rPr>
        <w:t>in</w:t>
      </w:r>
      <w:r>
        <w:rPr>
          <w:spacing w:val="-23"/>
          <w:w w:val="110"/>
        </w:rPr>
        <w:t xml:space="preserve"> </w:t>
      </w:r>
      <w:r>
        <w:rPr>
          <w:spacing w:val="-2"/>
          <w:w w:val="110"/>
        </w:rPr>
        <w:t>het</w:t>
      </w:r>
      <w:r>
        <w:rPr>
          <w:spacing w:val="-16"/>
          <w:w w:val="110"/>
        </w:rPr>
        <w:t xml:space="preserve"> </w:t>
      </w:r>
      <w:r>
        <w:rPr>
          <w:spacing w:val="-2"/>
          <w:w w:val="110"/>
        </w:rPr>
        <w:t>systeem</w:t>
      </w:r>
      <w:r>
        <w:rPr>
          <w:spacing w:val="-14"/>
          <w:w w:val="110"/>
        </w:rPr>
        <w:t xml:space="preserve"> </w:t>
      </w:r>
      <w:r>
        <w:rPr>
          <w:spacing w:val="-2"/>
          <w:w w:val="110"/>
        </w:rPr>
        <w:t>zijn</w:t>
      </w:r>
      <w:r>
        <w:rPr>
          <w:spacing w:val="-12"/>
          <w:w w:val="110"/>
        </w:rPr>
        <w:t xml:space="preserve"> </w:t>
      </w:r>
      <w:r>
        <w:rPr>
          <w:spacing w:val="-2"/>
          <w:w w:val="110"/>
        </w:rPr>
        <w:t>weergegeven</w:t>
      </w:r>
      <w:r>
        <w:rPr>
          <w:spacing w:val="-23"/>
          <w:w w:val="110"/>
        </w:rPr>
        <w:t xml:space="preserve"> </w:t>
      </w:r>
      <w:r>
        <w:rPr>
          <w:spacing w:val="-2"/>
          <w:w w:val="110"/>
        </w:rPr>
        <w:t>als</w:t>
      </w:r>
      <w:r>
        <w:rPr>
          <w:spacing w:val="-24"/>
          <w:w w:val="110"/>
        </w:rPr>
        <w:t xml:space="preserve"> </w:t>
      </w:r>
      <w:proofErr w:type="spellStart"/>
      <w:r>
        <w:rPr>
          <w:spacing w:val="-2"/>
          <w:w w:val="110"/>
        </w:rPr>
        <w:t>sliders</w:t>
      </w:r>
      <w:proofErr w:type="spellEnd"/>
      <w:r>
        <w:rPr>
          <w:spacing w:val="-17"/>
          <w:w w:val="110"/>
        </w:rPr>
        <w:t xml:space="preserve"> </w:t>
      </w:r>
      <w:r>
        <w:rPr>
          <w:spacing w:val="-2"/>
          <w:w w:val="110"/>
        </w:rPr>
        <w:t>met</w:t>
      </w:r>
      <w:r>
        <w:rPr>
          <w:spacing w:val="-16"/>
          <w:w w:val="110"/>
        </w:rPr>
        <w:t xml:space="preserve"> </w:t>
      </w:r>
      <w:r>
        <w:rPr>
          <w:spacing w:val="-2"/>
          <w:w w:val="110"/>
        </w:rPr>
        <w:t>bepaalde</w:t>
      </w:r>
      <w:r>
        <w:rPr>
          <w:spacing w:val="-17"/>
          <w:w w:val="110"/>
        </w:rPr>
        <w:t xml:space="preserve"> </w:t>
      </w:r>
      <w:r>
        <w:rPr>
          <w:spacing w:val="-2"/>
          <w:w w:val="110"/>
        </w:rPr>
        <w:t>waardes.</w:t>
      </w:r>
      <w:r>
        <w:rPr>
          <w:spacing w:val="-23"/>
          <w:w w:val="110"/>
        </w:rPr>
        <w:t xml:space="preserve"> </w:t>
      </w:r>
      <w:r>
        <w:rPr>
          <w:spacing w:val="-2"/>
          <w:w w:val="110"/>
        </w:rPr>
        <w:t xml:space="preserve">Deze </w:t>
      </w:r>
      <w:proofErr w:type="spellStart"/>
      <w:r>
        <w:rPr>
          <w:spacing w:val="-2"/>
          <w:w w:val="110"/>
        </w:rPr>
        <w:t>sliders</w:t>
      </w:r>
      <w:proofErr w:type="spellEnd"/>
      <w:r>
        <w:rPr>
          <w:spacing w:val="-10"/>
          <w:w w:val="110"/>
        </w:rPr>
        <w:t xml:space="preserve"> </w:t>
      </w:r>
      <w:r>
        <w:rPr>
          <w:spacing w:val="-2"/>
          <w:w w:val="110"/>
        </w:rPr>
        <w:t>kunnen</w:t>
      </w:r>
      <w:r>
        <w:rPr>
          <w:spacing w:val="-10"/>
          <w:w w:val="110"/>
        </w:rPr>
        <w:t xml:space="preserve"> </w:t>
      </w:r>
      <w:r>
        <w:rPr>
          <w:spacing w:val="-2"/>
          <w:w w:val="110"/>
        </w:rPr>
        <w:t>aangepast</w:t>
      </w:r>
      <w:r>
        <w:rPr>
          <w:spacing w:val="-4"/>
          <w:w w:val="110"/>
        </w:rPr>
        <w:t xml:space="preserve"> </w:t>
      </w:r>
      <w:r>
        <w:rPr>
          <w:spacing w:val="-2"/>
          <w:w w:val="110"/>
        </w:rPr>
        <w:t>worden</w:t>
      </w:r>
      <w:r>
        <w:rPr>
          <w:spacing w:val="-10"/>
          <w:w w:val="110"/>
        </w:rPr>
        <w:t xml:space="preserve"> </w:t>
      </w:r>
      <w:r>
        <w:rPr>
          <w:spacing w:val="-2"/>
          <w:w w:val="110"/>
        </w:rPr>
        <w:t>door</w:t>
      </w:r>
      <w:r>
        <w:rPr>
          <w:spacing w:val="-7"/>
          <w:w w:val="110"/>
        </w:rPr>
        <w:t xml:space="preserve"> </w:t>
      </w:r>
      <w:r>
        <w:rPr>
          <w:spacing w:val="-2"/>
          <w:w w:val="110"/>
        </w:rPr>
        <w:t>erop</w:t>
      </w:r>
      <w:r>
        <w:rPr>
          <w:spacing w:val="-12"/>
          <w:w w:val="110"/>
        </w:rPr>
        <w:t xml:space="preserve"> </w:t>
      </w:r>
      <w:r>
        <w:rPr>
          <w:spacing w:val="-2"/>
          <w:w w:val="110"/>
        </w:rPr>
        <w:t>te dubbelklikken</w:t>
      </w:r>
      <w:r>
        <w:rPr>
          <w:spacing w:val="-10"/>
          <w:w w:val="110"/>
        </w:rPr>
        <w:t xml:space="preserve"> </w:t>
      </w:r>
      <w:r>
        <w:rPr>
          <w:spacing w:val="-2"/>
          <w:w w:val="110"/>
        </w:rPr>
        <w:t>en</w:t>
      </w:r>
      <w:r>
        <w:rPr>
          <w:spacing w:val="-10"/>
          <w:w w:val="110"/>
        </w:rPr>
        <w:t xml:space="preserve"> </w:t>
      </w:r>
      <w:r>
        <w:rPr>
          <w:spacing w:val="-2"/>
          <w:w w:val="110"/>
        </w:rPr>
        <w:t>een</w:t>
      </w:r>
      <w:r>
        <w:rPr>
          <w:spacing w:val="-10"/>
          <w:w w:val="110"/>
        </w:rPr>
        <w:t xml:space="preserve"> </w:t>
      </w:r>
      <w:r>
        <w:rPr>
          <w:spacing w:val="-2"/>
          <w:w w:val="110"/>
        </w:rPr>
        <w:t>waarde</w:t>
      </w:r>
      <w:r>
        <w:rPr>
          <w:spacing w:val="-4"/>
          <w:w w:val="110"/>
        </w:rPr>
        <w:t xml:space="preserve"> </w:t>
      </w:r>
      <w:r>
        <w:rPr>
          <w:spacing w:val="-2"/>
          <w:w w:val="110"/>
        </w:rPr>
        <w:t>in</w:t>
      </w:r>
      <w:r>
        <w:rPr>
          <w:spacing w:val="-10"/>
          <w:w w:val="110"/>
        </w:rPr>
        <w:t xml:space="preserve"> </w:t>
      </w:r>
      <w:r>
        <w:rPr>
          <w:spacing w:val="-2"/>
          <w:w w:val="110"/>
        </w:rPr>
        <w:t>te</w:t>
      </w:r>
      <w:r>
        <w:rPr>
          <w:spacing w:val="-4"/>
          <w:w w:val="110"/>
        </w:rPr>
        <w:t xml:space="preserve"> </w:t>
      </w:r>
      <w:r>
        <w:rPr>
          <w:spacing w:val="-2"/>
          <w:w w:val="110"/>
        </w:rPr>
        <w:t>voeren.</w:t>
      </w:r>
      <w:r w:rsidR="008E3A9D">
        <w:rPr>
          <w:spacing w:val="-2"/>
          <w:w w:val="110"/>
        </w:rPr>
        <w:t xml:space="preserve"> </w:t>
      </w:r>
      <w:r>
        <w:rPr>
          <w:w w:val="105"/>
        </w:rPr>
        <w:t>Instellen door de slider te verschuiven naar een andere waarde is ook mogelijk, maar het is erg moeilijk om een precieze waarde in te voeren op deze manier. In figuur 7 hieronder zijn een aantal voorbeelden van parameters omcirkeld.</w:t>
      </w:r>
    </w:p>
    <w:p w14:paraId="03E57730" w14:textId="77777777" w:rsidR="00D121D7" w:rsidRDefault="00D121D7" w:rsidP="004F5A70">
      <w:pPr>
        <w:pStyle w:val="Plattetekst"/>
        <w:spacing w:after="0"/>
        <w:jc w:val="center"/>
        <w:rPr>
          <w:sz w:val="11"/>
        </w:rPr>
      </w:pPr>
      <w:r>
        <w:rPr>
          <w:noProof/>
          <w:sz w:val="11"/>
        </w:rPr>
        <w:drawing>
          <wp:inline distT="0" distB="0" distL="0" distR="0" wp14:anchorId="1B0B37C7" wp14:editId="5E65E60B">
            <wp:extent cx="3979468" cy="2044942"/>
            <wp:effectExtent l="0" t="0" r="2540" b="0"/>
            <wp:docPr id="121006511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9469" cy="2050081"/>
                    </a:xfrm>
                    <a:prstGeom prst="rect">
                      <a:avLst/>
                    </a:prstGeom>
                  </pic:spPr>
                </pic:pic>
              </a:graphicData>
            </a:graphic>
          </wp:inline>
        </w:drawing>
      </w:r>
    </w:p>
    <w:p w14:paraId="151A2A7B" w14:textId="77777777" w:rsidR="00D121D7" w:rsidRDefault="00D121D7" w:rsidP="004F5A70">
      <w:pPr>
        <w:spacing w:after="0"/>
        <w:ind w:left="136"/>
        <w:jc w:val="center"/>
        <w:rPr>
          <w:i/>
          <w:color w:val="0D2841"/>
          <w:spacing w:val="-2"/>
          <w:w w:val="105"/>
          <w:sz w:val="18"/>
        </w:rPr>
      </w:pPr>
      <w:r>
        <w:rPr>
          <w:i/>
          <w:color w:val="0D2841"/>
          <w:w w:val="105"/>
          <w:sz w:val="18"/>
        </w:rPr>
        <w:lastRenderedPageBreak/>
        <w:t>Figuur</w:t>
      </w:r>
      <w:r>
        <w:rPr>
          <w:i/>
          <w:color w:val="0D2841"/>
          <w:spacing w:val="-6"/>
          <w:w w:val="105"/>
          <w:sz w:val="18"/>
        </w:rPr>
        <w:t xml:space="preserve"> </w:t>
      </w:r>
      <w:r>
        <w:rPr>
          <w:i/>
          <w:color w:val="0D2841"/>
          <w:w w:val="105"/>
          <w:sz w:val="18"/>
        </w:rPr>
        <w:t>7:</w:t>
      </w:r>
      <w:r>
        <w:rPr>
          <w:i/>
          <w:color w:val="0D2841"/>
          <w:spacing w:val="-15"/>
          <w:w w:val="105"/>
          <w:sz w:val="18"/>
        </w:rPr>
        <w:t xml:space="preserve"> </w:t>
      </w:r>
      <w:r>
        <w:rPr>
          <w:i/>
          <w:color w:val="0D2841"/>
          <w:w w:val="105"/>
          <w:sz w:val="18"/>
        </w:rPr>
        <w:t>voorbeeld</w:t>
      </w:r>
      <w:r>
        <w:rPr>
          <w:i/>
          <w:color w:val="0D2841"/>
          <w:spacing w:val="15"/>
          <w:w w:val="105"/>
          <w:sz w:val="18"/>
        </w:rPr>
        <w:t xml:space="preserve"> </w:t>
      </w:r>
      <w:r>
        <w:rPr>
          <w:i/>
          <w:color w:val="0D2841"/>
          <w:spacing w:val="-2"/>
          <w:w w:val="105"/>
          <w:sz w:val="18"/>
        </w:rPr>
        <w:t>parameters</w:t>
      </w:r>
    </w:p>
    <w:p w14:paraId="63E230B9" w14:textId="77777777" w:rsidR="007053D4" w:rsidRDefault="007053D4" w:rsidP="004F5A70">
      <w:pPr>
        <w:spacing w:after="0"/>
        <w:ind w:left="136"/>
        <w:jc w:val="center"/>
        <w:rPr>
          <w:i/>
          <w:sz w:val="18"/>
        </w:rPr>
      </w:pPr>
    </w:p>
    <w:p w14:paraId="50FEBE58" w14:textId="709D1AE4" w:rsidR="00D121D7" w:rsidRDefault="00D121D7" w:rsidP="007053D4">
      <w:pPr>
        <w:pStyle w:val="Lijstalinea"/>
        <w:numPr>
          <w:ilvl w:val="3"/>
          <w:numId w:val="6"/>
        </w:numPr>
        <w:ind w:left="284"/>
      </w:pPr>
      <w:r w:rsidRPr="007053D4">
        <w:rPr>
          <w:w w:val="105"/>
        </w:rPr>
        <w:t>Weerdata</w:t>
      </w:r>
      <w:r w:rsidRPr="007053D4">
        <w:rPr>
          <w:spacing w:val="16"/>
          <w:w w:val="110"/>
        </w:rPr>
        <w:t xml:space="preserve"> </w:t>
      </w:r>
      <w:r w:rsidRPr="007053D4">
        <w:rPr>
          <w:spacing w:val="-2"/>
          <w:w w:val="110"/>
        </w:rPr>
        <w:t>invoeren</w:t>
      </w:r>
    </w:p>
    <w:p w14:paraId="57D91D5E" w14:textId="77777777" w:rsidR="00D121D7" w:rsidRDefault="00D121D7" w:rsidP="004F5A70">
      <w:pPr>
        <w:pStyle w:val="Plattetekst"/>
        <w:spacing w:after="0" w:line="259" w:lineRule="auto"/>
        <w:ind w:left="136" w:right="613"/>
        <w:jc w:val="both"/>
      </w:pPr>
      <w:r>
        <w:t>Om</w:t>
      </w:r>
      <w:r>
        <w:rPr>
          <w:spacing w:val="39"/>
        </w:rPr>
        <w:t xml:space="preserve"> </w:t>
      </w:r>
      <w:r>
        <w:t>een</w:t>
      </w:r>
      <w:r>
        <w:rPr>
          <w:spacing w:val="25"/>
        </w:rPr>
        <w:t xml:space="preserve"> </w:t>
      </w:r>
      <w:r>
        <w:t>simulatie</w:t>
      </w:r>
      <w:r>
        <w:rPr>
          <w:spacing w:val="36"/>
        </w:rPr>
        <w:t xml:space="preserve"> </w:t>
      </w:r>
      <w:r>
        <w:t>te</w:t>
      </w:r>
      <w:r>
        <w:rPr>
          <w:spacing w:val="36"/>
        </w:rPr>
        <w:t xml:space="preserve"> </w:t>
      </w:r>
      <w:r>
        <w:t>kunnen</w:t>
      </w:r>
      <w:r>
        <w:rPr>
          <w:spacing w:val="25"/>
        </w:rPr>
        <w:t xml:space="preserve"> </w:t>
      </w:r>
      <w:r>
        <w:t>runnen</w:t>
      </w:r>
      <w:r>
        <w:rPr>
          <w:spacing w:val="25"/>
        </w:rPr>
        <w:t xml:space="preserve"> </w:t>
      </w:r>
      <w:r>
        <w:t>moet</w:t>
      </w:r>
      <w:r>
        <w:rPr>
          <w:spacing w:val="36"/>
        </w:rPr>
        <w:t xml:space="preserve"> </w:t>
      </w:r>
      <w:r>
        <w:t>er</w:t>
      </w:r>
      <w:r>
        <w:rPr>
          <w:spacing w:val="30"/>
        </w:rPr>
        <w:t xml:space="preserve"> </w:t>
      </w:r>
      <w:r>
        <w:t>weerdata</w:t>
      </w:r>
      <w:r>
        <w:rPr>
          <w:spacing w:val="32"/>
        </w:rPr>
        <w:t xml:space="preserve"> </w:t>
      </w:r>
      <w:r>
        <w:t>ingevoerd</w:t>
      </w:r>
      <w:r>
        <w:rPr>
          <w:spacing w:val="21"/>
        </w:rPr>
        <w:t xml:space="preserve"> </w:t>
      </w:r>
      <w:r>
        <w:t>worden.</w:t>
      </w:r>
      <w:r>
        <w:rPr>
          <w:spacing w:val="40"/>
        </w:rPr>
        <w:t xml:space="preserve"> </w:t>
      </w:r>
      <w:r>
        <w:t>Dit</w:t>
      </w:r>
      <w:r>
        <w:rPr>
          <w:spacing w:val="36"/>
        </w:rPr>
        <w:t xml:space="preserve"> </w:t>
      </w:r>
      <w:r>
        <w:t>kan</w:t>
      </w:r>
      <w:r>
        <w:rPr>
          <w:spacing w:val="27"/>
        </w:rPr>
        <w:t xml:space="preserve"> </w:t>
      </w:r>
      <w:r>
        <w:t>bij</w:t>
      </w:r>
      <w:r>
        <w:rPr>
          <w:spacing w:val="40"/>
        </w:rPr>
        <w:t xml:space="preserve"> </w:t>
      </w:r>
      <w:r>
        <w:t>de</w:t>
      </w:r>
      <w:r>
        <w:rPr>
          <w:spacing w:val="36"/>
        </w:rPr>
        <w:t xml:space="preserve"> </w:t>
      </w:r>
      <w:r>
        <w:t>functie weergegeven</w:t>
      </w:r>
      <w:r>
        <w:rPr>
          <w:spacing w:val="29"/>
        </w:rPr>
        <w:t xml:space="preserve"> </w:t>
      </w:r>
      <w:r>
        <w:t>in</w:t>
      </w:r>
      <w:r>
        <w:rPr>
          <w:spacing w:val="29"/>
        </w:rPr>
        <w:t xml:space="preserve"> </w:t>
      </w:r>
      <w:r>
        <w:t>figuur</w:t>
      </w:r>
      <w:r>
        <w:rPr>
          <w:spacing w:val="34"/>
        </w:rPr>
        <w:t xml:space="preserve"> </w:t>
      </w:r>
      <w:r>
        <w:t>8.</w:t>
      </w:r>
      <w:r>
        <w:rPr>
          <w:spacing w:val="29"/>
        </w:rPr>
        <w:t xml:space="preserve"> </w:t>
      </w:r>
      <w:r>
        <w:t>Er</w:t>
      </w:r>
      <w:r>
        <w:rPr>
          <w:spacing w:val="34"/>
        </w:rPr>
        <w:t xml:space="preserve"> </w:t>
      </w:r>
      <w:r>
        <w:t>zijn</w:t>
      </w:r>
      <w:r>
        <w:rPr>
          <w:spacing w:val="29"/>
        </w:rPr>
        <w:t xml:space="preserve"> </w:t>
      </w:r>
      <w:r>
        <w:t>momenteel</w:t>
      </w:r>
      <w:r>
        <w:rPr>
          <w:spacing w:val="40"/>
        </w:rPr>
        <w:t xml:space="preserve"> </w:t>
      </w:r>
      <w:r>
        <w:t>twee</w:t>
      </w:r>
      <w:r>
        <w:rPr>
          <w:spacing w:val="40"/>
        </w:rPr>
        <w:t xml:space="preserve"> </w:t>
      </w:r>
      <w:r>
        <w:t>Excel</w:t>
      </w:r>
      <w:r>
        <w:rPr>
          <w:spacing w:val="40"/>
        </w:rPr>
        <w:t xml:space="preserve"> </w:t>
      </w:r>
      <w:r>
        <w:t>bestanden</w:t>
      </w:r>
      <w:r>
        <w:rPr>
          <w:spacing w:val="29"/>
        </w:rPr>
        <w:t xml:space="preserve"> </w:t>
      </w:r>
      <w:r>
        <w:t>met</w:t>
      </w:r>
      <w:r>
        <w:rPr>
          <w:spacing w:val="40"/>
        </w:rPr>
        <w:t xml:space="preserve"> </w:t>
      </w:r>
      <w:r>
        <w:t>weerdata</w:t>
      </w:r>
      <w:r>
        <w:rPr>
          <w:spacing w:val="71"/>
        </w:rPr>
        <w:t xml:space="preserve"> </w:t>
      </w:r>
      <w:r>
        <w:t>van</w:t>
      </w:r>
      <w:r>
        <w:rPr>
          <w:spacing w:val="31"/>
        </w:rPr>
        <w:t xml:space="preserve"> </w:t>
      </w:r>
      <w:r>
        <w:t>het</w:t>
      </w:r>
      <w:r>
        <w:rPr>
          <w:spacing w:val="40"/>
        </w:rPr>
        <w:t xml:space="preserve"> </w:t>
      </w:r>
      <w:r>
        <w:t>KNMI die</w:t>
      </w:r>
      <w:r>
        <w:rPr>
          <w:spacing w:val="32"/>
        </w:rPr>
        <w:t xml:space="preserve"> </w:t>
      </w:r>
      <w:r>
        <w:t>hier</w:t>
      </w:r>
      <w:r>
        <w:rPr>
          <w:spacing w:val="27"/>
        </w:rPr>
        <w:t xml:space="preserve"> </w:t>
      </w:r>
      <w:r>
        <w:t>ingevoerd</w:t>
      </w:r>
      <w:r>
        <w:rPr>
          <w:spacing w:val="18"/>
        </w:rPr>
        <w:t xml:space="preserve"> </w:t>
      </w:r>
      <w:r>
        <w:t>kunnen</w:t>
      </w:r>
      <w:r>
        <w:rPr>
          <w:spacing w:val="22"/>
        </w:rPr>
        <w:t xml:space="preserve"> </w:t>
      </w:r>
      <w:r>
        <w:t>worden.</w:t>
      </w:r>
      <w:r>
        <w:rPr>
          <w:spacing w:val="32"/>
        </w:rPr>
        <w:t xml:space="preserve"> </w:t>
      </w:r>
      <w:r>
        <w:t>Die</w:t>
      </w:r>
      <w:r>
        <w:rPr>
          <w:spacing w:val="32"/>
        </w:rPr>
        <w:t xml:space="preserve"> </w:t>
      </w:r>
      <w:r>
        <w:t>van</w:t>
      </w:r>
      <w:r>
        <w:rPr>
          <w:spacing w:val="25"/>
        </w:rPr>
        <w:t xml:space="preserve"> </w:t>
      </w:r>
      <w:r>
        <w:t>De</w:t>
      </w:r>
      <w:r>
        <w:rPr>
          <w:spacing w:val="32"/>
        </w:rPr>
        <w:t xml:space="preserve"> </w:t>
      </w:r>
      <w:r>
        <w:t>Bilt</w:t>
      </w:r>
      <w:r>
        <w:rPr>
          <w:spacing w:val="32"/>
        </w:rPr>
        <w:t xml:space="preserve"> </w:t>
      </w:r>
      <w:r>
        <w:t>van</w:t>
      </w:r>
      <w:r>
        <w:rPr>
          <w:spacing w:val="24"/>
        </w:rPr>
        <w:t xml:space="preserve"> </w:t>
      </w:r>
      <w:r>
        <w:t>2023</w:t>
      </w:r>
      <w:r>
        <w:rPr>
          <w:spacing w:val="27"/>
        </w:rPr>
        <w:t xml:space="preserve"> </w:t>
      </w:r>
      <w:r>
        <w:t>en</w:t>
      </w:r>
      <w:r>
        <w:rPr>
          <w:spacing w:val="22"/>
        </w:rPr>
        <w:t xml:space="preserve"> </w:t>
      </w:r>
      <w:r>
        <w:t>die</w:t>
      </w:r>
      <w:r>
        <w:rPr>
          <w:spacing w:val="32"/>
        </w:rPr>
        <w:t xml:space="preserve"> </w:t>
      </w:r>
      <w:r>
        <w:t>van</w:t>
      </w:r>
      <w:r>
        <w:rPr>
          <w:spacing w:val="32"/>
        </w:rPr>
        <w:t xml:space="preserve"> </w:t>
      </w:r>
      <w:r>
        <w:t>Leeuwarden</w:t>
      </w:r>
      <w:r>
        <w:rPr>
          <w:spacing w:val="22"/>
        </w:rPr>
        <w:t xml:space="preserve"> </w:t>
      </w:r>
      <w:r>
        <w:t>in</w:t>
      </w:r>
      <w:r>
        <w:rPr>
          <w:spacing w:val="22"/>
        </w:rPr>
        <w:t xml:space="preserve"> </w:t>
      </w:r>
      <w:r>
        <w:t>2024.</w:t>
      </w:r>
      <w:r>
        <w:rPr>
          <w:spacing w:val="22"/>
        </w:rPr>
        <w:t xml:space="preserve"> </w:t>
      </w:r>
      <w:r>
        <w:t xml:space="preserve">Zie </w:t>
      </w:r>
      <w:r>
        <w:rPr>
          <w:spacing w:val="-2"/>
          <w:w w:val="110"/>
        </w:rPr>
        <w:t>hieronder.</w:t>
      </w:r>
      <w:r>
        <w:rPr>
          <w:spacing w:val="-8"/>
          <w:w w:val="110"/>
        </w:rPr>
        <w:t xml:space="preserve"> </w:t>
      </w:r>
      <w:r>
        <w:rPr>
          <w:spacing w:val="-2"/>
          <w:w w:val="110"/>
        </w:rPr>
        <w:t>De weerdata</w:t>
      </w:r>
      <w:r>
        <w:rPr>
          <w:spacing w:val="-4"/>
          <w:w w:val="110"/>
        </w:rPr>
        <w:t xml:space="preserve"> </w:t>
      </w:r>
      <w:r>
        <w:rPr>
          <w:spacing w:val="-2"/>
          <w:w w:val="110"/>
        </w:rPr>
        <w:t>kan</w:t>
      </w:r>
      <w:r>
        <w:rPr>
          <w:spacing w:val="-8"/>
          <w:w w:val="110"/>
        </w:rPr>
        <w:t xml:space="preserve"> </w:t>
      </w:r>
      <w:r>
        <w:rPr>
          <w:spacing w:val="-2"/>
          <w:w w:val="110"/>
        </w:rPr>
        <w:t>worden</w:t>
      </w:r>
      <w:r>
        <w:rPr>
          <w:spacing w:val="-9"/>
          <w:w w:val="110"/>
        </w:rPr>
        <w:t xml:space="preserve"> </w:t>
      </w:r>
      <w:r>
        <w:rPr>
          <w:spacing w:val="-2"/>
          <w:w w:val="110"/>
        </w:rPr>
        <w:t>ingevoerd</w:t>
      </w:r>
      <w:r>
        <w:rPr>
          <w:spacing w:val="-11"/>
          <w:w w:val="110"/>
        </w:rPr>
        <w:t xml:space="preserve"> </w:t>
      </w:r>
      <w:r>
        <w:rPr>
          <w:spacing w:val="-2"/>
          <w:w w:val="110"/>
        </w:rPr>
        <w:t>door</w:t>
      </w:r>
      <w:r>
        <w:rPr>
          <w:spacing w:val="-5"/>
          <w:w w:val="110"/>
        </w:rPr>
        <w:t xml:space="preserve"> </w:t>
      </w:r>
      <w:r>
        <w:rPr>
          <w:spacing w:val="-2"/>
          <w:w w:val="110"/>
        </w:rPr>
        <w:t>rechtermuisknop</w:t>
      </w:r>
      <w:r>
        <w:rPr>
          <w:spacing w:val="-11"/>
          <w:w w:val="110"/>
        </w:rPr>
        <w:t xml:space="preserve"> </w:t>
      </w:r>
      <w:r>
        <w:rPr>
          <w:spacing w:val="-2"/>
          <w:w w:val="110"/>
        </w:rPr>
        <w:t>te selecteren</w:t>
      </w:r>
      <w:r>
        <w:rPr>
          <w:spacing w:val="-9"/>
          <w:w w:val="110"/>
        </w:rPr>
        <w:t xml:space="preserve"> </w:t>
      </w:r>
      <w:r>
        <w:rPr>
          <w:spacing w:val="-2"/>
          <w:w w:val="110"/>
        </w:rPr>
        <w:t>op</w:t>
      </w:r>
      <w:r>
        <w:rPr>
          <w:spacing w:val="-11"/>
          <w:w w:val="110"/>
        </w:rPr>
        <w:t xml:space="preserve"> </w:t>
      </w:r>
      <w:r>
        <w:rPr>
          <w:spacing w:val="-2"/>
          <w:w w:val="110"/>
        </w:rPr>
        <w:t xml:space="preserve">de </w:t>
      </w:r>
      <w:r>
        <w:rPr>
          <w:w w:val="110"/>
        </w:rPr>
        <w:t>omcirkelde</w:t>
      </w:r>
      <w:r>
        <w:rPr>
          <w:spacing w:val="-7"/>
          <w:w w:val="110"/>
        </w:rPr>
        <w:t xml:space="preserve"> </w:t>
      </w:r>
      <w:r>
        <w:rPr>
          <w:w w:val="110"/>
        </w:rPr>
        <w:t>functie</w:t>
      </w:r>
      <w:r>
        <w:rPr>
          <w:spacing w:val="-7"/>
          <w:w w:val="110"/>
        </w:rPr>
        <w:t xml:space="preserve"> </w:t>
      </w:r>
      <w:r>
        <w:rPr>
          <w:w w:val="110"/>
        </w:rPr>
        <w:t>in</w:t>
      </w:r>
      <w:r>
        <w:rPr>
          <w:spacing w:val="-13"/>
          <w:w w:val="110"/>
        </w:rPr>
        <w:t xml:space="preserve"> </w:t>
      </w:r>
      <w:r>
        <w:rPr>
          <w:w w:val="110"/>
        </w:rPr>
        <w:t>figuur</w:t>
      </w:r>
      <w:r>
        <w:rPr>
          <w:spacing w:val="-10"/>
          <w:w w:val="110"/>
        </w:rPr>
        <w:t xml:space="preserve"> </w:t>
      </w:r>
      <w:r>
        <w:rPr>
          <w:w w:val="110"/>
        </w:rPr>
        <w:t>8,</w:t>
      </w:r>
      <w:r>
        <w:rPr>
          <w:spacing w:val="-8"/>
          <w:w w:val="110"/>
        </w:rPr>
        <w:t xml:space="preserve"> </w:t>
      </w:r>
      <w:r>
        <w:rPr>
          <w:w w:val="110"/>
        </w:rPr>
        <w:t>dan</w:t>
      </w:r>
      <w:r>
        <w:rPr>
          <w:spacing w:val="-12"/>
          <w:w w:val="110"/>
        </w:rPr>
        <w:t xml:space="preserve"> </w:t>
      </w:r>
      <w:r>
        <w:rPr>
          <w:w w:val="110"/>
        </w:rPr>
        <w:t>‘’Select</w:t>
      </w:r>
      <w:r>
        <w:rPr>
          <w:spacing w:val="-7"/>
          <w:w w:val="110"/>
        </w:rPr>
        <w:t xml:space="preserve"> </w:t>
      </w:r>
      <w:proofErr w:type="spellStart"/>
      <w:r>
        <w:rPr>
          <w:w w:val="110"/>
        </w:rPr>
        <w:t>one</w:t>
      </w:r>
      <w:proofErr w:type="spellEnd"/>
      <w:r>
        <w:rPr>
          <w:spacing w:val="-7"/>
          <w:w w:val="110"/>
        </w:rPr>
        <w:t xml:space="preserve"> </w:t>
      </w:r>
      <w:proofErr w:type="spellStart"/>
      <w:r>
        <w:rPr>
          <w:w w:val="110"/>
        </w:rPr>
        <w:t>existing</w:t>
      </w:r>
      <w:proofErr w:type="spellEnd"/>
      <w:r>
        <w:rPr>
          <w:spacing w:val="-12"/>
          <w:w w:val="110"/>
        </w:rPr>
        <w:t xml:space="preserve"> </w:t>
      </w:r>
      <w:r>
        <w:rPr>
          <w:w w:val="110"/>
        </w:rPr>
        <w:t>file’’</w:t>
      </w:r>
      <w:r>
        <w:rPr>
          <w:spacing w:val="-9"/>
          <w:w w:val="110"/>
        </w:rPr>
        <w:t xml:space="preserve"> </w:t>
      </w:r>
      <w:r>
        <w:rPr>
          <w:w w:val="110"/>
        </w:rPr>
        <w:t>te</w:t>
      </w:r>
      <w:r>
        <w:rPr>
          <w:spacing w:val="-7"/>
          <w:w w:val="110"/>
        </w:rPr>
        <w:t xml:space="preserve"> </w:t>
      </w:r>
      <w:r>
        <w:rPr>
          <w:w w:val="110"/>
        </w:rPr>
        <w:t>selecteren</w:t>
      </w:r>
      <w:r>
        <w:rPr>
          <w:spacing w:val="-3"/>
          <w:w w:val="110"/>
        </w:rPr>
        <w:t xml:space="preserve"> </w:t>
      </w:r>
      <w:r>
        <w:rPr>
          <w:w w:val="110"/>
        </w:rPr>
        <w:t>volgens</w:t>
      </w:r>
      <w:r>
        <w:rPr>
          <w:spacing w:val="-13"/>
          <w:w w:val="110"/>
        </w:rPr>
        <w:t xml:space="preserve"> </w:t>
      </w:r>
      <w:r>
        <w:rPr>
          <w:w w:val="110"/>
        </w:rPr>
        <w:t>figuur</w:t>
      </w:r>
      <w:r>
        <w:rPr>
          <w:spacing w:val="-10"/>
          <w:w w:val="110"/>
        </w:rPr>
        <w:t xml:space="preserve"> </w:t>
      </w:r>
      <w:r>
        <w:rPr>
          <w:w w:val="110"/>
        </w:rPr>
        <w:t>9</w:t>
      </w:r>
      <w:r>
        <w:rPr>
          <w:spacing w:val="-7"/>
          <w:w w:val="110"/>
        </w:rPr>
        <w:t xml:space="preserve"> </w:t>
      </w:r>
      <w:r>
        <w:rPr>
          <w:w w:val="110"/>
        </w:rPr>
        <w:t xml:space="preserve">en </w:t>
      </w:r>
      <w:r>
        <w:rPr>
          <w:spacing w:val="-2"/>
          <w:w w:val="110"/>
        </w:rPr>
        <w:t>vervolgens</w:t>
      </w:r>
      <w:r>
        <w:rPr>
          <w:spacing w:val="-13"/>
          <w:w w:val="110"/>
        </w:rPr>
        <w:t xml:space="preserve"> </w:t>
      </w:r>
      <w:r>
        <w:rPr>
          <w:spacing w:val="-2"/>
          <w:w w:val="110"/>
        </w:rPr>
        <w:t>het</w:t>
      </w:r>
      <w:r>
        <w:rPr>
          <w:spacing w:val="-5"/>
          <w:w w:val="110"/>
        </w:rPr>
        <w:t xml:space="preserve"> </w:t>
      </w:r>
      <w:r>
        <w:rPr>
          <w:spacing w:val="-2"/>
          <w:w w:val="110"/>
        </w:rPr>
        <w:t>gewilde</w:t>
      </w:r>
      <w:r>
        <w:rPr>
          <w:spacing w:val="-6"/>
          <w:w w:val="110"/>
        </w:rPr>
        <w:t xml:space="preserve"> </w:t>
      </w:r>
      <w:r>
        <w:rPr>
          <w:spacing w:val="-2"/>
          <w:w w:val="110"/>
        </w:rPr>
        <w:t>Excel</w:t>
      </w:r>
      <w:r>
        <w:rPr>
          <w:spacing w:val="-7"/>
          <w:w w:val="110"/>
        </w:rPr>
        <w:t xml:space="preserve"> </w:t>
      </w:r>
      <w:r>
        <w:rPr>
          <w:spacing w:val="-2"/>
          <w:w w:val="110"/>
        </w:rPr>
        <w:t>bestand</w:t>
      </w:r>
      <w:r>
        <w:rPr>
          <w:spacing w:val="-15"/>
          <w:w w:val="110"/>
        </w:rPr>
        <w:t xml:space="preserve"> </w:t>
      </w:r>
      <w:r>
        <w:rPr>
          <w:spacing w:val="-2"/>
          <w:w w:val="110"/>
        </w:rPr>
        <w:t>voor</w:t>
      </w:r>
      <w:r>
        <w:rPr>
          <w:spacing w:val="-10"/>
          <w:w w:val="110"/>
        </w:rPr>
        <w:t xml:space="preserve"> </w:t>
      </w:r>
      <w:r>
        <w:rPr>
          <w:spacing w:val="-2"/>
          <w:w w:val="110"/>
        </w:rPr>
        <w:t>weersdata te</w:t>
      </w:r>
      <w:r>
        <w:rPr>
          <w:spacing w:val="-7"/>
          <w:w w:val="110"/>
        </w:rPr>
        <w:t xml:space="preserve"> </w:t>
      </w:r>
      <w:r>
        <w:rPr>
          <w:spacing w:val="-2"/>
          <w:w w:val="110"/>
        </w:rPr>
        <w:t>selecteren</w:t>
      </w:r>
      <w:r>
        <w:rPr>
          <w:spacing w:val="-13"/>
          <w:w w:val="110"/>
        </w:rPr>
        <w:t xml:space="preserve"> </w:t>
      </w:r>
      <w:r>
        <w:rPr>
          <w:spacing w:val="-2"/>
          <w:w w:val="110"/>
        </w:rPr>
        <w:t>in</w:t>
      </w:r>
      <w:r>
        <w:rPr>
          <w:spacing w:val="-13"/>
          <w:w w:val="110"/>
        </w:rPr>
        <w:t xml:space="preserve"> </w:t>
      </w:r>
      <w:r>
        <w:rPr>
          <w:spacing w:val="-2"/>
          <w:w w:val="110"/>
        </w:rPr>
        <w:t>het</w:t>
      </w:r>
      <w:r>
        <w:rPr>
          <w:spacing w:val="-7"/>
          <w:w w:val="110"/>
        </w:rPr>
        <w:t xml:space="preserve"> </w:t>
      </w:r>
      <w:r>
        <w:rPr>
          <w:spacing w:val="-2"/>
          <w:w w:val="110"/>
        </w:rPr>
        <w:t>mapje</w:t>
      </w:r>
      <w:r>
        <w:rPr>
          <w:spacing w:val="-7"/>
          <w:w w:val="110"/>
        </w:rPr>
        <w:t xml:space="preserve"> </w:t>
      </w:r>
      <w:r>
        <w:rPr>
          <w:spacing w:val="-2"/>
          <w:w w:val="110"/>
        </w:rPr>
        <w:t>‘’input’’</w:t>
      </w:r>
      <w:r>
        <w:rPr>
          <w:spacing w:val="-9"/>
          <w:w w:val="110"/>
        </w:rPr>
        <w:t xml:space="preserve"> </w:t>
      </w:r>
      <w:r>
        <w:rPr>
          <w:spacing w:val="-2"/>
          <w:w w:val="110"/>
        </w:rPr>
        <w:t xml:space="preserve">bij de </w:t>
      </w:r>
      <w:r>
        <w:rPr>
          <w:w w:val="110"/>
        </w:rPr>
        <w:t>bestanden</w:t>
      </w:r>
      <w:r>
        <w:rPr>
          <w:spacing w:val="-3"/>
          <w:w w:val="110"/>
        </w:rPr>
        <w:t xml:space="preserve"> </w:t>
      </w:r>
      <w:r>
        <w:rPr>
          <w:w w:val="110"/>
        </w:rPr>
        <w:t>van</w:t>
      </w:r>
      <w:r>
        <w:rPr>
          <w:spacing w:val="-1"/>
          <w:w w:val="110"/>
        </w:rPr>
        <w:t xml:space="preserve"> </w:t>
      </w:r>
      <w:r>
        <w:rPr>
          <w:w w:val="110"/>
        </w:rPr>
        <w:t>de simulator zoals</w:t>
      </w:r>
      <w:r>
        <w:rPr>
          <w:spacing w:val="-3"/>
          <w:w w:val="110"/>
        </w:rPr>
        <w:t xml:space="preserve"> </w:t>
      </w:r>
      <w:r>
        <w:rPr>
          <w:w w:val="110"/>
        </w:rPr>
        <w:t>in</w:t>
      </w:r>
      <w:r>
        <w:rPr>
          <w:spacing w:val="-3"/>
          <w:w w:val="110"/>
        </w:rPr>
        <w:t xml:space="preserve"> </w:t>
      </w:r>
      <w:r>
        <w:rPr>
          <w:w w:val="110"/>
        </w:rPr>
        <w:t>figuur 10.</w:t>
      </w:r>
    </w:p>
    <w:p w14:paraId="3F489277" w14:textId="77777777" w:rsidR="00D121D7" w:rsidRDefault="00D121D7" w:rsidP="004F5A70">
      <w:pPr>
        <w:pStyle w:val="Plattetekst"/>
        <w:spacing w:after="0"/>
        <w:jc w:val="center"/>
        <w:rPr>
          <w:sz w:val="10"/>
        </w:rPr>
      </w:pPr>
      <w:r>
        <w:rPr>
          <w:noProof/>
          <w:sz w:val="10"/>
        </w:rPr>
        <w:drawing>
          <wp:inline distT="0" distB="0" distL="0" distR="0" wp14:anchorId="552E5DF6" wp14:editId="097E82A9">
            <wp:extent cx="4793226" cy="1681316"/>
            <wp:effectExtent l="0" t="0" r="7620" b="0"/>
            <wp:docPr id="107795673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32" cstate="print">
                      <a:extLst>
                        <a:ext uri="{28A0092B-C50C-407E-A947-70E740481C1C}">
                          <a14:useLocalDpi xmlns:a14="http://schemas.microsoft.com/office/drawing/2010/main" val="0"/>
                        </a:ext>
                      </a:extLst>
                    </a:blip>
                    <a:srcRect l="31328" t="15061" b="30709"/>
                    <a:stretch>
                      <a:fillRect/>
                    </a:stretch>
                  </pic:blipFill>
                  <pic:spPr bwMode="auto">
                    <a:xfrm>
                      <a:off x="0" y="0"/>
                      <a:ext cx="4823023" cy="1691768"/>
                    </a:xfrm>
                    <a:prstGeom prst="rect">
                      <a:avLst/>
                    </a:prstGeom>
                    <a:ln>
                      <a:noFill/>
                    </a:ln>
                    <a:extLst>
                      <a:ext uri="{53640926-AAD7-44D8-BBD7-CCE9431645EC}">
                        <a14:shadowObscured xmlns:a14="http://schemas.microsoft.com/office/drawing/2010/main"/>
                      </a:ext>
                    </a:extLst>
                  </pic:spPr>
                </pic:pic>
              </a:graphicData>
            </a:graphic>
          </wp:inline>
        </w:drawing>
      </w:r>
    </w:p>
    <w:p w14:paraId="5E27A79C" w14:textId="69A3C54C" w:rsidR="00D121D7" w:rsidRDefault="00D121D7" w:rsidP="004F5A70">
      <w:pPr>
        <w:spacing w:after="0"/>
        <w:ind w:left="136"/>
        <w:jc w:val="center"/>
        <w:rPr>
          <w:i/>
          <w:sz w:val="18"/>
        </w:rPr>
      </w:pPr>
      <w:r>
        <w:rPr>
          <w:i/>
          <w:color w:val="0D2841"/>
          <w:w w:val="105"/>
          <w:sz w:val="18"/>
        </w:rPr>
        <w:t>Figuur</w:t>
      </w:r>
      <w:r>
        <w:rPr>
          <w:i/>
          <w:color w:val="0D2841"/>
          <w:spacing w:val="-11"/>
          <w:w w:val="105"/>
          <w:sz w:val="18"/>
        </w:rPr>
        <w:t xml:space="preserve"> </w:t>
      </w:r>
      <w:r>
        <w:rPr>
          <w:i/>
          <w:color w:val="0D2841"/>
          <w:w w:val="105"/>
          <w:sz w:val="18"/>
        </w:rPr>
        <w:t>8:</w:t>
      </w:r>
      <w:r>
        <w:rPr>
          <w:i/>
          <w:color w:val="0D2841"/>
          <w:spacing w:val="-19"/>
          <w:w w:val="105"/>
          <w:sz w:val="18"/>
        </w:rPr>
        <w:t xml:space="preserve"> </w:t>
      </w:r>
      <w:r>
        <w:rPr>
          <w:i/>
          <w:color w:val="0D2841"/>
          <w:w w:val="105"/>
          <w:sz w:val="18"/>
        </w:rPr>
        <w:t>functie</w:t>
      </w:r>
      <w:r>
        <w:rPr>
          <w:i/>
          <w:color w:val="0D2841"/>
          <w:spacing w:val="-17"/>
          <w:w w:val="105"/>
          <w:sz w:val="18"/>
        </w:rPr>
        <w:t xml:space="preserve"> </w:t>
      </w:r>
      <w:r>
        <w:rPr>
          <w:i/>
          <w:color w:val="0D2841"/>
          <w:w w:val="105"/>
          <w:sz w:val="18"/>
        </w:rPr>
        <w:t>voor</w:t>
      </w:r>
      <w:r>
        <w:rPr>
          <w:i/>
          <w:color w:val="0D2841"/>
          <w:spacing w:val="4"/>
          <w:w w:val="105"/>
          <w:sz w:val="18"/>
        </w:rPr>
        <w:t xml:space="preserve"> </w:t>
      </w:r>
      <w:r>
        <w:rPr>
          <w:i/>
          <w:color w:val="0D2841"/>
          <w:w w:val="105"/>
          <w:sz w:val="18"/>
        </w:rPr>
        <w:t>weerdata</w:t>
      </w:r>
      <w:r>
        <w:rPr>
          <w:i/>
          <w:color w:val="0D2841"/>
          <w:spacing w:val="-1"/>
          <w:w w:val="105"/>
          <w:sz w:val="18"/>
        </w:rPr>
        <w:t xml:space="preserve"> </w:t>
      </w:r>
      <w:r>
        <w:rPr>
          <w:i/>
          <w:color w:val="0D2841"/>
          <w:spacing w:val="-2"/>
          <w:w w:val="105"/>
          <w:sz w:val="18"/>
        </w:rPr>
        <w:t>invoeren</w:t>
      </w:r>
    </w:p>
    <w:p w14:paraId="70735AE5" w14:textId="77777777" w:rsidR="007C46F4" w:rsidRDefault="00D121D7" w:rsidP="004F5A70">
      <w:pPr>
        <w:pStyle w:val="Plattetekst"/>
        <w:spacing w:after="0"/>
        <w:jc w:val="center"/>
        <w:rPr>
          <w:i/>
          <w:color w:val="0D2841"/>
          <w:sz w:val="18"/>
        </w:rPr>
      </w:pPr>
      <w:r>
        <w:rPr>
          <w:i/>
          <w:noProof/>
          <w:sz w:val="13"/>
        </w:rPr>
        <w:drawing>
          <wp:inline distT="0" distB="0" distL="0" distR="0" wp14:anchorId="5FAB5CE7" wp14:editId="027D8EE0">
            <wp:extent cx="3536210" cy="2220277"/>
            <wp:effectExtent l="0" t="0" r="7620" b="8890"/>
            <wp:docPr id="41726149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36210" cy="2220277"/>
                    </a:xfrm>
                    <a:prstGeom prst="rect">
                      <a:avLst/>
                    </a:prstGeom>
                  </pic:spPr>
                </pic:pic>
              </a:graphicData>
            </a:graphic>
          </wp:inline>
        </w:drawing>
      </w:r>
    </w:p>
    <w:p w14:paraId="26FEC57C" w14:textId="25DED3E2" w:rsidR="00D121D7" w:rsidRPr="00D7771D" w:rsidRDefault="00D121D7" w:rsidP="004F5A70">
      <w:pPr>
        <w:pStyle w:val="Plattetekst"/>
        <w:spacing w:after="0"/>
        <w:jc w:val="center"/>
        <w:rPr>
          <w:i/>
          <w:sz w:val="18"/>
          <w:lang w:val="en-GB"/>
        </w:rPr>
      </w:pPr>
      <w:proofErr w:type="spellStart"/>
      <w:r w:rsidRPr="00D7771D">
        <w:rPr>
          <w:i/>
          <w:color w:val="0D2841"/>
          <w:sz w:val="18"/>
          <w:lang w:val="en-GB"/>
        </w:rPr>
        <w:t>Figuur</w:t>
      </w:r>
      <w:proofErr w:type="spellEnd"/>
      <w:r w:rsidRPr="00D7771D">
        <w:rPr>
          <w:i/>
          <w:color w:val="0D2841"/>
          <w:spacing w:val="8"/>
          <w:sz w:val="18"/>
          <w:lang w:val="en-GB"/>
        </w:rPr>
        <w:t xml:space="preserve"> </w:t>
      </w:r>
      <w:r w:rsidRPr="00D7771D">
        <w:rPr>
          <w:i/>
          <w:color w:val="0D2841"/>
          <w:sz w:val="18"/>
          <w:lang w:val="en-GB"/>
        </w:rPr>
        <w:t>9:</w:t>
      </w:r>
      <w:r w:rsidRPr="00D7771D">
        <w:rPr>
          <w:i/>
          <w:color w:val="0D2841"/>
          <w:spacing w:val="-4"/>
          <w:sz w:val="18"/>
          <w:lang w:val="en-GB"/>
        </w:rPr>
        <w:t xml:space="preserve"> </w:t>
      </w:r>
      <w:r w:rsidRPr="00D7771D">
        <w:rPr>
          <w:i/>
          <w:color w:val="0D2841"/>
          <w:sz w:val="18"/>
          <w:lang w:val="en-GB"/>
        </w:rPr>
        <w:t>knop</w:t>
      </w:r>
      <w:r w:rsidRPr="00D7771D">
        <w:rPr>
          <w:i/>
          <w:color w:val="0D2841"/>
          <w:spacing w:val="14"/>
          <w:sz w:val="18"/>
          <w:lang w:val="en-GB"/>
        </w:rPr>
        <w:t xml:space="preserve"> </w:t>
      </w:r>
      <w:r w:rsidRPr="00D7771D">
        <w:rPr>
          <w:i/>
          <w:color w:val="0D2841"/>
          <w:sz w:val="18"/>
          <w:lang w:val="en-GB"/>
        </w:rPr>
        <w:t>''Select</w:t>
      </w:r>
      <w:r w:rsidRPr="00D7771D">
        <w:rPr>
          <w:i/>
          <w:color w:val="0D2841"/>
          <w:spacing w:val="36"/>
          <w:sz w:val="18"/>
          <w:lang w:val="en-GB"/>
        </w:rPr>
        <w:t xml:space="preserve"> </w:t>
      </w:r>
      <w:r w:rsidRPr="00D7771D">
        <w:rPr>
          <w:i/>
          <w:color w:val="0D2841"/>
          <w:sz w:val="18"/>
          <w:lang w:val="en-GB"/>
        </w:rPr>
        <w:t>one</w:t>
      </w:r>
      <w:r w:rsidRPr="00D7771D">
        <w:rPr>
          <w:i/>
          <w:color w:val="0D2841"/>
          <w:spacing w:val="-3"/>
          <w:sz w:val="18"/>
          <w:lang w:val="en-GB"/>
        </w:rPr>
        <w:t xml:space="preserve"> </w:t>
      </w:r>
      <w:r w:rsidRPr="00D7771D">
        <w:rPr>
          <w:i/>
          <w:color w:val="0D2841"/>
          <w:sz w:val="18"/>
          <w:lang w:val="en-GB"/>
        </w:rPr>
        <w:t>existing</w:t>
      </w:r>
      <w:r w:rsidRPr="00D7771D">
        <w:rPr>
          <w:i/>
          <w:color w:val="0D2841"/>
          <w:spacing w:val="12"/>
          <w:sz w:val="18"/>
          <w:lang w:val="en-GB"/>
        </w:rPr>
        <w:t xml:space="preserve"> </w:t>
      </w:r>
      <w:r w:rsidRPr="00D7771D">
        <w:rPr>
          <w:i/>
          <w:color w:val="0D2841"/>
          <w:sz w:val="18"/>
          <w:lang w:val="en-GB"/>
        </w:rPr>
        <w:t>file''</w:t>
      </w:r>
      <w:r w:rsidRPr="00D7771D">
        <w:rPr>
          <w:i/>
          <w:color w:val="0D2841"/>
          <w:spacing w:val="46"/>
          <w:sz w:val="18"/>
          <w:lang w:val="en-GB"/>
        </w:rPr>
        <w:t xml:space="preserve"> </w:t>
      </w:r>
      <w:proofErr w:type="spellStart"/>
      <w:r w:rsidRPr="00D7771D">
        <w:rPr>
          <w:i/>
          <w:color w:val="0D2841"/>
          <w:spacing w:val="-2"/>
          <w:sz w:val="18"/>
          <w:lang w:val="en-GB"/>
        </w:rPr>
        <w:t>selecteren</w:t>
      </w:r>
      <w:proofErr w:type="spellEnd"/>
    </w:p>
    <w:p w14:paraId="16EAE9B6" w14:textId="77777777" w:rsidR="00D121D7" w:rsidRDefault="00D121D7" w:rsidP="004F5A70">
      <w:pPr>
        <w:pStyle w:val="Plattetekst"/>
        <w:spacing w:after="0"/>
        <w:jc w:val="center"/>
        <w:rPr>
          <w:i/>
          <w:sz w:val="12"/>
        </w:rPr>
      </w:pPr>
      <w:r>
        <w:rPr>
          <w:i/>
          <w:noProof/>
          <w:sz w:val="12"/>
        </w:rPr>
        <w:drawing>
          <wp:inline distT="0" distB="0" distL="0" distR="0" wp14:anchorId="4DDF4040" wp14:editId="4534F2AA">
            <wp:extent cx="3905402" cy="2133219"/>
            <wp:effectExtent l="0" t="0" r="0" b="635"/>
            <wp:docPr id="53562397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05402" cy="2133219"/>
                    </a:xfrm>
                    <a:prstGeom prst="rect">
                      <a:avLst/>
                    </a:prstGeom>
                  </pic:spPr>
                </pic:pic>
              </a:graphicData>
            </a:graphic>
          </wp:inline>
        </w:drawing>
      </w:r>
    </w:p>
    <w:p w14:paraId="4D149F6B" w14:textId="77777777" w:rsidR="00D121D7" w:rsidRDefault="00D121D7" w:rsidP="004F5A70">
      <w:pPr>
        <w:spacing w:after="0"/>
        <w:ind w:left="136"/>
        <w:jc w:val="center"/>
        <w:rPr>
          <w:i/>
          <w:sz w:val="18"/>
        </w:rPr>
      </w:pPr>
      <w:r>
        <w:rPr>
          <w:i/>
          <w:color w:val="0D2841"/>
          <w:sz w:val="18"/>
        </w:rPr>
        <w:t>Figuur</w:t>
      </w:r>
      <w:r>
        <w:rPr>
          <w:i/>
          <w:color w:val="0D2841"/>
          <w:spacing w:val="6"/>
          <w:sz w:val="18"/>
        </w:rPr>
        <w:t xml:space="preserve"> </w:t>
      </w:r>
      <w:r>
        <w:rPr>
          <w:i/>
          <w:color w:val="0D2841"/>
          <w:sz w:val="18"/>
        </w:rPr>
        <w:t>10:</w:t>
      </w:r>
      <w:r>
        <w:rPr>
          <w:i/>
          <w:color w:val="0D2841"/>
          <w:spacing w:val="-6"/>
          <w:sz w:val="18"/>
        </w:rPr>
        <w:t xml:space="preserve"> </w:t>
      </w:r>
      <w:r>
        <w:rPr>
          <w:i/>
          <w:color w:val="0D2841"/>
          <w:sz w:val="18"/>
        </w:rPr>
        <w:t>Weerdata</w:t>
      </w:r>
      <w:r>
        <w:rPr>
          <w:i/>
          <w:color w:val="0D2841"/>
          <w:spacing w:val="42"/>
          <w:sz w:val="18"/>
        </w:rPr>
        <w:t xml:space="preserve"> </w:t>
      </w:r>
      <w:r>
        <w:rPr>
          <w:i/>
          <w:color w:val="0D2841"/>
          <w:sz w:val="18"/>
        </w:rPr>
        <w:t>Excel</w:t>
      </w:r>
      <w:r>
        <w:rPr>
          <w:i/>
          <w:color w:val="0D2841"/>
          <w:spacing w:val="24"/>
          <w:sz w:val="18"/>
        </w:rPr>
        <w:t xml:space="preserve"> </w:t>
      </w:r>
      <w:r>
        <w:rPr>
          <w:i/>
          <w:color w:val="0D2841"/>
          <w:sz w:val="18"/>
        </w:rPr>
        <w:t>file</w:t>
      </w:r>
      <w:r>
        <w:rPr>
          <w:i/>
          <w:color w:val="0D2841"/>
          <w:spacing w:val="19"/>
          <w:sz w:val="18"/>
        </w:rPr>
        <w:t xml:space="preserve"> </w:t>
      </w:r>
      <w:r>
        <w:rPr>
          <w:i/>
          <w:color w:val="0D2841"/>
          <w:spacing w:val="-2"/>
          <w:sz w:val="18"/>
        </w:rPr>
        <w:t>selecteren</w:t>
      </w:r>
    </w:p>
    <w:p w14:paraId="1C89D704" w14:textId="677B53F0" w:rsidR="00D121D7" w:rsidRDefault="00D121D7" w:rsidP="007053D4">
      <w:pPr>
        <w:pStyle w:val="Lijstalinea"/>
        <w:numPr>
          <w:ilvl w:val="3"/>
          <w:numId w:val="6"/>
        </w:numPr>
        <w:ind w:left="284"/>
      </w:pPr>
      <w:r w:rsidRPr="007053D4">
        <w:rPr>
          <w:w w:val="110"/>
        </w:rPr>
        <w:lastRenderedPageBreak/>
        <w:t>Data</w:t>
      </w:r>
      <w:r w:rsidRPr="007053D4">
        <w:rPr>
          <w:spacing w:val="-4"/>
          <w:w w:val="110"/>
        </w:rPr>
        <w:t xml:space="preserve"> </w:t>
      </w:r>
      <w:r w:rsidRPr="007053D4">
        <w:rPr>
          <w:w w:val="110"/>
        </w:rPr>
        <w:t>gebouwbezetting</w:t>
      </w:r>
      <w:r w:rsidRPr="007053D4">
        <w:rPr>
          <w:spacing w:val="7"/>
          <w:w w:val="110"/>
        </w:rPr>
        <w:t xml:space="preserve"> </w:t>
      </w:r>
      <w:r w:rsidRPr="007053D4">
        <w:rPr>
          <w:w w:val="110"/>
        </w:rPr>
        <w:t>invoeren</w:t>
      </w:r>
    </w:p>
    <w:p w14:paraId="6F0A86CC" w14:textId="77777777" w:rsidR="00D121D7" w:rsidRDefault="00D121D7" w:rsidP="004F5A70">
      <w:pPr>
        <w:pStyle w:val="Plattetekst"/>
        <w:spacing w:after="0" w:line="261" w:lineRule="auto"/>
        <w:ind w:left="136" w:right="613"/>
        <w:jc w:val="both"/>
      </w:pPr>
      <w:r>
        <w:rPr>
          <w:w w:val="105"/>
        </w:rPr>
        <w:t>Ook</w:t>
      </w:r>
      <w:r>
        <w:rPr>
          <w:spacing w:val="-3"/>
          <w:w w:val="105"/>
        </w:rPr>
        <w:t xml:space="preserve"> </w:t>
      </w:r>
      <w:r>
        <w:rPr>
          <w:w w:val="105"/>
        </w:rPr>
        <w:t>voor de gebouwbezetting</w:t>
      </w:r>
      <w:r>
        <w:rPr>
          <w:spacing w:val="-1"/>
          <w:w w:val="105"/>
        </w:rPr>
        <w:t xml:space="preserve"> </w:t>
      </w:r>
      <w:r>
        <w:rPr>
          <w:w w:val="105"/>
        </w:rPr>
        <w:t>moet er data ingevoerd</w:t>
      </w:r>
      <w:r>
        <w:rPr>
          <w:spacing w:val="-5"/>
          <w:w w:val="105"/>
        </w:rPr>
        <w:t xml:space="preserve"> </w:t>
      </w:r>
      <w:r>
        <w:rPr>
          <w:w w:val="105"/>
        </w:rPr>
        <w:t>worden</w:t>
      </w:r>
      <w:r>
        <w:rPr>
          <w:spacing w:val="-3"/>
          <w:w w:val="105"/>
        </w:rPr>
        <w:t xml:space="preserve"> </w:t>
      </w:r>
      <w:r>
        <w:rPr>
          <w:w w:val="105"/>
        </w:rPr>
        <w:t>in</w:t>
      </w:r>
      <w:r>
        <w:rPr>
          <w:spacing w:val="-3"/>
          <w:w w:val="105"/>
        </w:rPr>
        <w:t xml:space="preserve"> </w:t>
      </w:r>
      <w:r>
        <w:rPr>
          <w:w w:val="105"/>
        </w:rPr>
        <w:t>het model.</w:t>
      </w:r>
      <w:r>
        <w:rPr>
          <w:spacing w:val="-3"/>
          <w:w w:val="105"/>
        </w:rPr>
        <w:t xml:space="preserve"> </w:t>
      </w:r>
      <w:r>
        <w:rPr>
          <w:w w:val="105"/>
        </w:rPr>
        <w:t>Dit kan</w:t>
      </w:r>
      <w:r>
        <w:rPr>
          <w:spacing w:val="-1"/>
          <w:w w:val="105"/>
        </w:rPr>
        <w:t xml:space="preserve"> </w:t>
      </w:r>
      <w:r>
        <w:rPr>
          <w:w w:val="105"/>
        </w:rPr>
        <w:t>op</w:t>
      </w:r>
      <w:r>
        <w:rPr>
          <w:spacing w:val="-5"/>
          <w:w w:val="105"/>
        </w:rPr>
        <w:t xml:space="preserve"> </w:t>
      </w:r>
      <w:r>
        <w:rPr>
          <w:w w:val="105"/>
        </w:rPr>
        <w:t>dezelfde manier als het invoeren van de weerdata. Ook voor de bezettingsdata zijn een aantal Excel bestanden uit verschillende jaren beschikbaar. Voer een van deze bestanden in op dezelfde manier</w:t>
      </w:r>
      <w:r>
        <w:rPr>
          <w:spacing w:val="-15"/>
          <w:w w:val="105"/>
        </w:rPr>
        <w:t xml:space="preserve"> </w:t>
      </w:r>
      <w:r>
        <w:rPr>
          <w:w w:val="105"/>
        </w:rPr>
        <w:t>als de weerdata bij de aangegeven</w:t>
      </w:r>
      <w:r>
        <w:rPr>
          <w:spacing w:val="-1"/>
          <w:w w:val="105"/>
        </w:rPr>
        <w:t xml:space="preserve"> </w:t>
      </w:r>
      <w:r>
        <w:rPr>
          <w:w w:val="105"/>
        </w:rPr>
        <w:t>functie in</w:t>
      </w:r>
      <w:r>
        <w:rPr>
          <w:spacing w:val="-1"/>
          <w:w w:val="105"/>
        </w:rPr>
        <w:t xml:space="preserve"> </w:t>
      </w:r>
      <w:r>
        <w:rPr>
          <w:w w:val="105"/>
        </w:rPr>
        <w:t>figuur 11,</w:t>
      </w:r>
      <w:r>
        <w:rPr>
          <w:spacing w:val="-1"/>
          <w:w w:val="105"/>
        </w:rPr>
        <w:t xml:space="preserve"> </w:t>
      </w:r>
      <w:r>
        <w:rPr>
          <w:w w:val="105"/>
        </w:rPr>
        <w:t>ofwel de functie</w:t>
      </w:r>
      <w:r>
        <w:rPr>
          <w:spacing w:val="25"/>
          <w:w w:val="105"/>
        </w:rPr>
        <w:t xml:space="preserve"> </w:t>
      </w:r>
      <w:r>
        <w:rPr>
          <w:w w:val="105"/>
        </w:rPr>
        <w:t>direct onder die van de weerdata in het model.</w:t>
      </w:r>
    </w:p>
    <w:p w14:paraId="01E231DB" w14:textId="77777777" w:rsidR="00D121D7" w:rsidRDefault="00D121D7" w:rsidP="004F5A70">
      <w:pPr>
        <w:pStyle w:val="Plattetekst"/>
        <w:spacing w:after="0"/>
        <w:jc w:val="center"/>
        <w:rPr>
          <w:sz w:val="10"/>
        </w:rPr>
      </w:pPr>
      <w:r>
        <w:rPr>
          <w:noProof/>
          <w:sz w:val="10"/>
        </w:rPr>
        <w:drawing>
          <wp:inline distT="0" distB="0" distL="0" distR="0" wp14:anchorId="7B7B6890" wp14:editId="61B33935">
            <wp:extent cx="4501194" cy="2209704"/>
            <wp:effectExtent l="0" t="0" r="0" b="635"/>
            <wp:docPr id="207874268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01194" cy="2209704"/>
                    </a:xfrm>
                    <a:prstGeom prst="rect">
                      <a:avLst/>
                    </a:prstGeom>
                  </pic:spPr>
                </pic:pic>
              </a:graphicData>
            </a:graphic>
          </wp:inline>
        </w:drawing>
      </w:r>
    </w:p>
    <w:p w14:paraId="5D9F47D8" w14:textId="77777777" w:rsidR="00D121D7" w:rsidRDefault="00D121D7" w:rsidP="004F5A70">
      <w:pPr>
        <w:spacing w:after="0"/>
        <w:ind w:left="136"/>
        <w:jc w:val="center"/>
        <w:rPr>
          <w:i/>
          <w:sz w:val="18"/>
        </w:rPr>
      </w:pPr>
      <w:r>
        <w:rPr>
          <w:i/>
          <w:color w:val="0D2841"/>
          <w:w w:val="105"/>
          <w:sz w:val="18"/>
        </w:rPr>
        <w:t>Figuur</w:t>
      </w:r>
      <w:r>
        <w:rPr>
          <w:i/>
          <w:color w:val="0D2841"/>
          <w:spacing w:val="-7"/>
          <w:w w:val="105"/>
          <w:sz w:val="18"/>
        </w:rPr>
        <w:t xml:space="preserve"> </w:t>
      </w:r>
      <w:r>
        <w:rPr>
          <w:i/>
          <w:color w:val="0D2841"/>
          <w:w w:val="105"/>
          <w:sz w:val="18"/>
        </w:rPr>
        <w:t>11:</w:t>
      </w:r>
      <w:r>
        <w:rPr>
          <w:i/>
          <w:color w:val="0D2841"/>
          <w:spacing w:val="-15"/>
          <w:w w:val="105"/>
          <w:sz w:val="18"/>
        </w:rPr>
        <w:t xml:space="preserve"> </w:t>
      </w:r>
      <w:r>
        <w:rPr>
          <w:i/>
          <w:color w:val="0D2841"/>
          <w:w w:val="105"/>
          <w:sz w:val="18"/>
        </w:rPr>
        <w:t>functieknop</w:t>
      </w:r>
      <w:r>
        <w:rPr>
          <w:i/>
          <w:color w:val="0D2841"/>
          <w:spacing w:val="-3"/>
          <w:w w:val="105"/>
          <w:sz w:val="18"/>
        </w:rPr>
        <w:t xml:space="preserve"> </w:t>
      </w:r>
      <w:r>
        <w:rPr>
          <w:i/>
          <w:color w:val="0D2841"/>
          <w:w w:val="105"/>
          <w:sz w:val="18"/>
        </w:rPr>
        <w:t>voor</w:t>
      </w:r>
      <w:r>
        <w:rPr>
          <w:i/>
          <w:color w:val="0D2841"/>
          <w:spacing w:val="-7"/>
          <w:w w:val="105"/>
          <w:sz w:val="18"/>
        </w:rPr>
        <w:t xml:space="preserve"> </w:t>
      </w:r>
      <w:r>
        <w:rPr>
          <w:i/>
          <w:color w:val="0D2841"/>
          <w:w w:val="105"/>
          <w:sz w:val="18"/>
        </w:rPr>
        <w:t>invoeren</w:t>
      </w:r>
      <w:r>
        <w:rPr>
          <w:i/>
          <w:color w:val="0D2841"/>
          <w:spacing w:val="-1"/>
          <w:w w:val="105"/>
          <w:sz w:val="18"/>
        </w:rPr>
        <w:t xml:space="preserve"> </w:t>
      </w:r>
      <w:r>
        <w:rPr>
          <w:i/>
          <w:color w:val="0D2841"/>
          <w:spacing w:val="-2"/>
          <w:w w:val="105"/>
          <w:sz w:val="18"/>
        </w:rPr>
        <w:t>gebouwbezetting</w:t>
      </w:r>
    </w:p>
    <w:p w14:paraId="42940688" w14:textId="22BA9202" w:rsidR="00D121D7" w:rsidRDefault="00D121D7" w:rsidP="007053D4">
      <w:pPr>
        <w:pStyle w:val="Lijstalinea"/>
        <w:numPr>
          <w:ilvl w:val="3"/>
          <w:numId w:val="6"/>
        </w:numPr>
        <w:ind w:left="284"/>
      </w:pPr>
      <w:r w:rsidRPr="007053D4">
        <w:rPr>
          <w:w w:val="115"/>
        </w:rPr>
        <w:t>Resultaten</w:t>
      </w:r>
    </w:p>
    <w:p w14:paraId="6EB3BA7E" w14:textId="36BA6A30" w:rsidR="00D121D7" w:rsidRDefault="00D121D7" w:rsidP="004F5A70">
      <w:pPr>
        <w:pStyle w:val="Plattetekst"/>
        <w:spacing w:after="0" w:line="256" w:lineRule="auto"/>
        <w:ind w:left="136" w:right="697"/>
        <w:jc w:val="both"/>
      </w:pPr>
      <w:r>
        <w:t>De</w:t>
      </w:r>
      <w:r>
        <w:rPr>
          <w:spacing w:val="39"/>
        </w:rPr>
        <w:t xml:space="preserve"> </w:t>
      </w:r>
      <w:r>
        <w:t>resultaten</w:t>
      </w:r>
      <w:r>
        <w:rPr>
          <w:spacing w:val="28"/>
        </w:rPr>
        <w:t xml:space="preserve"> </w:t>
      </w:r>
      <w:r>
        <w:t>van</w:t>
      </w:r>
      <w:r>
        <w:rPr>
          <w:spacing w:val="30"/>
        </w:rPr>
        <w:t xml:space="preserve"> </w:t>
      </w:r>
      <w:r>
        <w:t>een</w:t>
      </w:r>
      <w:r>
        <w:rPr>
          <w:spacing w:val="28"/>
        </w:rPr>
        <w:t xml:space="preserve"> </w:t>
      </w:r>
      <w:r>
        <w:t>simulatie</w:t>
      </w:r>
      <w:r>
        <w:rPr>
          <w:spacing w:val="39"/>
        </w:rPr>
        <w:t xml:space="preserve"> </w:t>
      </w:r>
      <w:r>
        <w:t>worden</w:t>
      </w:r>
      <w:r>
        <w:rPr>
          <w:spacing w:val="28"/>
        </w:rPr>
        <w:t xml:space="preserve"> </w:t>
      </w:r>
      <w:r>
        <w:t>telkens</w:t>
      </w:r>
      <w:r>
        <w:rPr>
          <w:spacing w:val="28"/>
        </w:rPr>
        <w:t xml:space="preserve"> </w:t>
      </w:r>
      <w:r>
        <w:t>automatisch</w:t>
      </w:r>
      <w:r>
        <w:rPr>
          <w:spacing w:val="28"/>
        </w:rPr>
        <w:t xml:space="preserve"> </w:t>
      </w:r>
      <w:r>
        <w:t>doorgerekend</w:t>
      </w:r>
      <w:r>
        <w:rPr>
          <w:spacing w:val="51"/>
        </w:rPr>
        <w:t xml:space="preserve"> </w:t>
      </w:r>
      <w:r>
        <w:t>en</w:t>
      </w:r>
      <w:r>
        <w:rPr>
          <w:spacing w:val="28"/>
        </w:rPr>
        <w:t xml:space="preserve"> </w:t>
      </w:r>
      <w:r>
        <w:t>weergegeven</w:t>
      </w:r>
      <w:r>
        <w:rPr>
          <w:spacing w:val="28"/>
        </w:rPr>
        <w:t xml:space="preserve"> </w:t>
      </w:r>
      <w:r>
        <w:t>in</w:t>
      </w:r>
      <w:r>
        <w:rPr>
          <w:spacing w:val="40"/>
        </w:rPr>
        <w:t xml:space="preserve"> </w:t>
      </w:r>
      <w:r>
        <w:t>de gele zogenaamde ‘’panels’’ aan de rechterkant in</w:t>
      </w:r>
      <w:r>
        <w:rPr>
          <w:spacing w:val="-2"/>
        </w:rPr>
        <w:t xml:space="preserve"> </w:t>
      </w:r>
      <w:r>
        <w:t>het model</w:t>
      </w:r>
      <w:r>
        <w:rPr>
          <w:spacing w:val="40"/>
        </w:rPr>
        <w:t xml:space="preserve"> </w:t>
      </w:r>
      <w:r>
        <w:t>(zie figuur 12). Hierin wordt in de bovenste</w:t>
      </w:r>
      <w:r>
        <w:rPr>
          <w:spacing w:val="15"/>
        </w:rPr>
        <w:t xml:space="preserve"> </w:t>
      </w:r>
      <w:r>
        <w:t>panel</w:t>
      </w:r>
      <w:r>
        <w:rPr>
          <w:spacing w:val="40"/>
        </w:rPr>
        <w:t xml:space="preserve"> </w:t>
      </w:r>
      <w:r>
        <w:t>het</w:t>
      </w:r>
      <w:r>
        <w:rPr>
          <w:spacing w:val="40"/>
        </w:rPr>
        <w:t xml:space="preserve"> </w:t>
      </w:r>
      <w:r>
        <w:t>totale</w:t>
      </w:r>
      <w:r>
        <w:rPr>
          <w:spacing w:val="15"/>
        </w:rPr>
        <w:t xml:space="preserve"> </w:t>
      </w:r>
      <w:r>
        <w:t>energieverbruik van het</w:t>
      </w:r>
      <w:r>
        <w:rPr>
          <w:spacing w:val="17"/>
        </w:rPr>
        <w:t xml:space="preserve"> </w:t>
      </w:r>
      <w:r>
        <w:t>systeem</w:t>
      </w:r>
      <w:r>
        <w:rPr>
          <w:spacing w:val="19"/>
        </w:rPr>
        <w:t xml:space="preserve"> </w:t>
      </w:r>
      <w:r>
        <w:t>weergegeven</w:t>
      </w:r>
      <w:r>
        <w:rPr>
          <w:spacing w:val="32"/>
        </w:rPr>
        <w:t xml:space="preserve"> </w:t>
      </w:r>
      <w:r>
        <w:t>in</w:t>
      </w:r>
      <w:r>
        <w:rPr>
          <w:spacing w:val="36"/>
        </w:rPr>
        <w:t xml:space="preserve"> </w:t>
      </w:r>
      <w:r>
        <w:t>kWh</w:t>
      </w:r>
      <w:r>
        <w:rPr>
          <w:spacing w:val="36"/>
        </w:rPr>
        <w:t xml:space="preserve"> </w:t>
      </w:r>
      <w:r>
        <w:t>(rood</w:t>
      </w:r>
      <w:r>
        <w:rPr>
          <w:spacing w:val="32"/>
        </w:rPr>
        <w:t xml:space="preserve"> </w:t>
      </w:r>
      <w:r>
        <w:t>omcirkeld in</w:t>
      </w:r>
      <w:r>
        <w:rPr>
          <w:spacing w:val="24"/>
        </w:rPr>
        <w:t xml:space="preserve"> </w:t>
      </w:r>
      <w:r>
        <w:t>figuur</w:t>
      </w:r>
      <w:r>
        <w:rPr>
          <w:spacing w:val="30"/>
        </w:rPr>
        <w:t xml:space="preserve"> </w:t>
      </w:r>
      <w:r>
        <w:t>12).</w:t>
      </w:r>
      <w:r>
        <w:rPr>
          <w:spacing w:val="24"/>
        </w:rPr>
        <w:t xml:space="preserve"> </w:t>
      </w:r>
      <w:r>
        <w:t>Het grote middelste gele panel</w:t>
      </w:r>
      <w:r>
        <w:rPr>
          <w:spacing w:val="35"/>
        </w:rPr>
        <w:t xml:space="preserve"> </w:t>
      </w:r>
      <w:r>
        <w:t>laat de</w:t>
      </w:r>
      <w:r>
        <w:rPr>
          <w:spacing w:val="35"/>
        </w:rPr>
        <w:t xml:space="preserve"> </w:t>
      </w:r>
      <w:r>
        <w:t>data</w:t>
      </w:r>
      <w:r>
        <w:rPr>
          <w:spacing w:val="31"/>
        </w:rPr>
        <w:t xml:space="preserve"> </w:t>
      </w:r>
      <w:r>
        <w:t>van</w:t>
      </w:r>
      <w:r>
        <w:rPr>
          <w:spacing w:val="-3"/>
        </w:rPr>
        <w:t xml:space="preserve"> </w:t>
      </w:r>
      <w:r>
        <w:t>één</w:t>
      </w:r>
      <w:r>
        <w:rPr>
          <w:spacing w:val="24"/>
        </w:rPr>
        <w:t xml:space="preserve"> </w:t>
      </w:r>
      <w:r>
        <w:t>uur</w:t>
      </w:r>
      <w:r>
        <w:rPr>
          <w:spacing w:val="30"/>
        </w:rPr>
        <w:t xml:space="preserve"> </w:t>
      </w:r>
      <w:r>
        <w:t>zien</w:t>
      </w:r>
      <w:r>
        <w:rPr>
          <w:spacing w:val="24"/>
        </w:rPr>
        <w:t xml:space="preserve"> </w:t>
      </w:r>
      <w:r>
        <w:t>voor</w:t>
      </w:r>
      <w:r>
        <w:rPr>
          <w:spacing w:val="30"/>
        </w:rPr>
        <w:t xml:space="preserve"> </w:t>
      </w:r>
      <w:r>
        <w:t>veel</w:t>
      </w:r>
      <w:r>
        <w:rPr>
          <w:spacing w:val="35"/>
        </w:rPr>
        <w:t xml:space="preserve"> </w:t>
      </w:r>
      <w:r>
        <w:t>variabelen</w:t>
      </w:r>
      <w:r>
        <w:rPr>
          <w:spacing w:val="24"/>
        </w:rPr>
        <w:t xml:space="preserve"> </w:t>
      </w:r>
      <w:r>
        <w:t xml:space="preserve">in het systeem. Voor het simuleren hoeft </w:t>
      </w:r>
      <w:r>
        <w:rPr>
          <w:u w:val="single"/>
        </w:rPr>
        <w:t>geen</w:t>
      </w:r>
      <w:r>
        <w:t xml:space="preserve"> een aparte knop te worden geselecteerd. Zodra de </w:t>
      </w:r>
      <w:r>
        <w:rPr>
          <w:w w:val="110"/>
        </w:rPr>
        <w:t>weerdata</w:t>
      </w:r>
      <w:r>
        <w:rPr>
          <w:spacing w:val="-5"/>
          <w:w w:val="110"/>
        </w:rPr>
        <w:t xml:space="preserve"> </w:t>
      </w:r>
      <w:r>
        <w:rPr>
          <w:w w:val="110"/>
        </w:rPr>
        <w:t>en</w:t>
      </w:r>
      <w:r>
        <w:rPr>
          <w:spacing w:val="-11"/>
          <w:w w:val="110"/>
        </w:rPr>
        <w:t xml:space="preserve"> </w:t>
      </w:r>
      <w:r>
        <w:rPr>
          <w:w w:val="110"/>
        </w:rPr>
        <w:t>de</w:t>
      </w:r>
      <w:r>
        <w:rPr>
          <w:spacing w:val="-5"/>
          <w:w w:val="110"/>
        </w:rPr>
        <w:t xml:space="preserve"> </w:t>
      </w:r>
      <w:r>
        <w:rPr>
          <w:w w:val="110"/>
        </w:rPr>
        <w:t>bezettingsdata</w:t>
      </w:r>
      <w:r>
        <w:rPr>
          <w:spacing w:val="-7"/>
          <w:w w:val="110"/>
        </w:rPr>
        <w:t xml:space="preserve"> </w:t>
      </w:r>
      <w:r>
        <w:rPr>
          <w:w w:val="110"/>
        </w:rPr>
        <w:t>is</w:t>
      </w:r>
      <w:r>
        <w:rPr>
          <w:spacing w:val="-11"/>
          <w:w w:val="110"/>
        </w:rPr>
        <w:t xml:space="preserve"> </w:t>
      </w:r>
      <w:r>
        <w:rPr>
          <w:w w:val="110"/>
        </w:rPr>
        <w:t>ingevoerd</w:t>
      </w:r>
      <w:r>
        <w:rPr>
          <w:spacing w:val="-14"/>
          <w:w w:val="110"/>
        </w:rPr>
        <w:t xml:space="preserve"> </w:t>
      </w:r>
      <w:r>
        <w:rPr>
          <w:w w:val="110"/>
        </w:rPr>
        <w:t>zal</w:t>
      </w:r>
      <w:r>
        <w:rPr>
          <w:spacing w:val="-5"/>
          <w:w w:val="110"/>
        </w:rPr>
        <w:t xml:space="preserve"> </w:t>
      </w:r>
      <w:r>
        <w:rPr>
          <w:w w:val="110"/>
        </w:rPr>
        <w:t>het</w:t>
      </w:r>
      <w:r>
        <w:rPr>
          <w:spacing w:val="-5"/>
          <w:w w:val="110"/>
        </w:rPr>
        <w:t xml:space="preserve"> </w:t>
      </w:r>
      <w:r>
        <w:rPr>
          <w:w w:val="110"/>
        </w:rPr>
        <w:t>model automatisch</w:t>
      </w:r>
      <w:r>
        <w:rPr>
          <w:spacing w:val="-9"/>
          <w:w w:val="110"/>
        </w:rPr>
        <w:t xml:space="preserve"> </w:t>
      </w:r>
      <w:r>
        <w:rPr>
          <w:w w:val="110"/>
        </w:rPr>
        <w:t>simuleren</w:t>
      </w:r>
      <w:r>
        <w:rPr>
          <w:spacing w:val="-9"/>
          <w:w w:val="110"/>
        </w:rPr>
        <w:t xml:space="preserve"> </w:t>
      </w:r>
      <w:r>
        <w:rPr>
          <w:w w:val="110"/>
        </w:rPr>
        <w:t>met</w:t>
      </w:r>
      <w:r>
        <w:rPr>
          <w:spacing w:val="-5"/>
          <w:w w:val="110"/>
        </w:rPr>
        <w:t xml:space="preserve"> </w:t>
      </w:r>
      <w:r>
        <w:rPr>
          <w:w w:val="110"/>
        </w:rPr>
        <w:t>de</w:t>
      </w:r>
      <w:r w:rsidR="00041754">
        <w:t xml:space="preserve"> </w:t>
      </w:r>
      <w:r>
        <w:t>waarden waarop</w:t>
      </w:r>
      <w:r>
        <w:rPr>
          <w:spacing w:val="-3"/>
        </w:rPr>
        <w:t xml:space="preserve"> </w:t>
      </w:r>
      <w:r>
        <w:t>de parameters zijn ingesteld. Telkens wanneer de waarden</w:t>
      </w:r>
      <w:r>
        <w:rPr>
          <w:spacing w:val="40"/>
        </w:rPr>
        <w:t xml:space="preserve"> </w:t>
      </w:r>
      <w:r>
        <w:t>van de parameters worden</w:t>
      </w:r>
      <w:r>
        <w:rPr>
          <w:spacing w:val="34"/>
        </w:rPr>
        <w:t xml:space="preserve"> </w:t>
      </w:r>
      <w:r>
        <w:t>aangepast</w:t>
      </w:r>
      <w:r>
        <w:rPr>
          <w:spacing w:val="22"/>
        </w:rPr>
        <w:t xml:space="preserve"> </w:t>
      </w:r>
      <w:r>
        <w:t>simuleert</w:t>
      </w:r>
      <w:r>
        <w:rPr>
          <w:spacing w:val="15"/>
        </w:rPr>
        <w:t xml:space="preserve"> </w:t>
      </w:r>
      <w:r>
        <w:t>het</w:t>
      </w:r>
      <w:r>
        <w:rPr>
          <w:spacing w:val="15"/>
        </w:rPr>
        <w:t xml:space="preserve"> </w:t>
      </w:r>
      <w:r>
        <w:t>model</w:t>
      </w:r>
      <w:r>
        <w:rPr>
          <w:spacing w:val="13"/>
        </w:rPr>
        <w:t xml:space="preserve"> </w:t>
      </w:r>
      <w:r>
        <w:t>direct</w:t>
      </w:r>
      <w:r>
        <w:rPr>
          <w:spacing w:val="15"/>
        </w:rPr>
        <w:t xml:space="preserve"> </w:t>
      </w:r>
      <w:r>
        <w:t>opnieuw</w:t>
      </w:r>
      <w:r>
        <w:rPr>
          <w:spacing w:val="15"/>
        </w:rPr>
        <w:t xml:space="preserve"> </w:t>
      </w:r>
      <w:r>
        <w:t>met</w:t>
      </w:r>
      <w:r>
        <w:rPr>
          <w:spacing w:val="15"/>
        </w:rPr>
        <w:t xml:space="preserve"> </w:t>
      </w:r>
      <w:r>
        <w:t>deze</w:t>
      </w:r>
      <w:r>
        <w:rPr>
          <w:spacing w:val="40"/>
        </w:rPr>
        <w:t xml:space="preserve"> </w:t>
      </w:r>
      <w:r>
        <w:t>waarden.</w:t>
      </w:r>
      <w:r>
        <w:rPr>
          <w:spacing w:val="40"/>
        </w:rPr>
        <w:t xml:space="preserve"> </w:t>
      </w:r>
      <w:r>
        <w:t>Als</w:t>
      </w:r>
      <w:r>
        <w:rPr>
          <w:spacing w:val="34"/>
        </w:rPr>
        <w:t xml:space="preserve"> </w:t>
      </w:r>
      <w:r>
        <w:t>getallen</w:t>
      </w:r>
      <w:r>
        <w:rPr>
          <w:spacing w:val="34"/>
        </w:rPr>
        <w:t xml:space="preserve"> </w:t>
      </w:r>
      <w:r>
        <w:t>staan</w:t>
      </w:r>
      <w:r>
        <w:rPr>
          <w:spacing w:val="34"/>
        </w:rPr>
        <w:t xml:space="preserve"> </w:t>
      </w:r>
      <w:r>
        <w:t xml:space="preserve">op </w:t>
      </w:r>
      <w:r>
        <w:rPr>
          <w:w w:val="110"/>
        </w:rPr>
        <w:t>de manier zoals</w:t>
      </w:r>
      <w:r>
        <w:rPr>
          <w:spacing w:val="-3"/>
          <w:w w:val="110"/>
        </w:rPr>
        <w:t xml:space="preserve"> </w:t>
      </w:r>
      <w:r>
        <w:rPr>
          <w:w w:val="110"/>
        </w:rPr>
        <w:t>het in</w:t>
      </w:r>
      <w:r>
        <w:rPr>
          <w:spacing w:val="-3"/>
          <w:w w:val="110"/>
        </w:rPr>
        <w:t xml:space="preserve"> </w:t>
      </w:r>
      <w:r>
        <w:rPr>
          <w:w w:val="110"/>
        </w:rPr>
        <w:t>figuur 12 staat dan</w:t>
      </w:r>
      <w:r>
        <w:rPr>
          <w:spacing w:val="-2"/>
          <w:w w:val="110"/>
        </w:rPr>
        <w:t xml:space="preserve"> </w:t>
      </w:r>
      <w:r>
        <w:rPr>
          <w:w w:val="110"/>
        </w:rPr>
        <w:t>is</w:t>
      </w:r>
      <w:r>
        <w:rPr>
          <w:spacing w:val="-3"/>
          <w:w w:val="110"/>
        </w:rPr>
        <w:t xml:space="preserve"> </w:t>
      </w:r>
      <w:r>
        <w:rPr>
          <w:w w:val="110"/>
        </w:rPr>
        <w:t>de simulatie succesvol.</w:t>
      </w:r>
    </w:p>
    <w:p w14:paraId="0006794D" w14:textId="77777777" w:rsidR="00D121D7" w:rsidRDefault="00D121D7" w:rsidP="004F5A70">
      <w:pPr>
        <w:pStyle w:val="Plattetekst"/>
        <w:spacing w:after="0"/>
        <w:jc w:val="center"/>
        <w:rPr>
          <w:sz w:val="11"/>
        </w:rPr>
      </w:pPr>
      <w:r>
        <w:rPr>
          <w:noProof/>
          <w:sz w:val="11"/>
        </w:rPr>
        <w:drawing>
          <wp:inline distT="0" distB="0" distL="0" distR="0" wp14:anchorId="3DAEA439" wp14:editId="35FB1ADE">
            <wp:extent cx="6140306" cy="2443162"/>
            <wp:effectExtent l="0" t="0" r="0" b="0"/>
            <wp:docPr id="38355682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40306" cy="2443162"/>
                    </a:xfrm>
                    <a:prstGeom prst="rect">
                      <a:avLst/>
                    </a:prstGeom>
                  </pic:spPr>
                </pic:pic>
              </a:graphicData>
            </a:graphic>
          </wp:inline>
        </w:drawing>
      </w:r>
    </w:p>
    <w:p w14:paraId="13682677" w14:textId="77777777" w:rsidR="00D121D7" w:rsidRDefault="00D121D7" w:rsidP="004F5A70">
      <w:pPr>
        <w:spacing w:after="0"/>
        <w:ind w:left="136"/>
        <w:jc w:val="center"/>
        <w:rPr>
          <w:i/>
          <w:sz w:val="18"/>
        </w:rPr>
      </w:pPr>
      <w:r>
        <w:rPr>
          <w:i/>
          <w:color w:val="0D2841"/>
          <w:w w:val="105"/>
          <w:sz w:val="18"/>
        </w:rPr>
        <w:t>Figuur</w:t>
      </w:r>
      <w:r>
        <w:rPr>
          <w:i/>
          <w:color w:val="0D2841"/>
          <w:spacing w:val="-13"/>
          <w:w w:val="105"/>
          <w:sz w:val="18"/>
        </w:rPr>
        <w:t xml:space="preserve"> </w:t>
      </w:r>
      <w:r>
        <w:rPr>
          <w:i/>
          <w:color w:val="0D2841"/>
          <w:w w:val="105"/>
          <w:sz w:val="18"/>
        </w:rPr>
        <w:t>12:</w:t>
      </w:r>
      <w:r>
        <w:rPr>
          <w:i/>
          <w:color w:val="0D2841"/>
          <w:spacing w:val="-20"/>
          <w:w w:val="105"/>
          <w:sz w:val="18"/>
        </w:rPr>
        <w:t xml:space="preserve"> </w:t>
      </w:r>
      <w:r>
        <w:rPr>
          <w:i/>
          <w:color w:val="0D2841"/>
          <w:w w:val="105"/>
          <w:sz w:val="18"/>
        </w:rPr>
        <w:t>weergave</w:t>
      </w:r>
      <w:r>
        <w:rPr>
          <w:i/>
          <w:color w:val="0D2841"/>
          <w:spacing w:val="-5"/>
          <w:w w:val="105"/>
          <w:sz w:val="18"/>
        </w:rPr>
        <w:t xml:space="preserve"> </w:t>
      </w:r>
      <w:r>
        <w:rPr>
          <w:i/>
          <w:color w:val="0D2841"/>
          <w:w w:val="105"/>
          <w:sz w:val="18"/>
        </w:rPr>
        <w:t>resultaten</w:t>
      </w:r>
      <w:r>
        <w:rPr>
          <w:i/>
          <w:color w:val="0D2841"/>
          <w:spacing w:val="-1"/>
          <w:w w:val="105"/>
          <w:sz w:val="18"/>
        </w:rPr>
        <w:t xml:space="preserve"> </w:t>
      </w:r>
      <w:r>
        <w:rPr>
          <w:i/>
          <w:color w:val="0D2841"/>
          <w:spacing w:val="-2"/>
          <w:w w:val="105"/>
          <w:sz w:val="18"/>
        </w:rPr>
        <w:t>simulatie</w:t>
      </w:r>
    </w:p>
    <w:p w14:paraId="0574E9E0" w14:textId="6048B320" w:rsidR="00A63084" w:rsidRDefault="00A63084">
      <w:pPr>
        <w:suppressAutoHyphens/>
        <w:spacing w:after="0" w:line="240" w:lineRule="auto"/>
      </w:pPr>
      <w:r>
        <w:br w:type="page"/>
      </w:r>
    </w:p>
    <w:p w14:paraId="6241E60E" w14:textId="3EBE668F" w:rsidR="008333B1" w:rsidRPr="00B14F27" w:rsidRDefault="00A63084" w:rsidP="00B14F27">
      <w:pPr>
        <w:pStyle w:val="Kop1"/>
        <w:numPr>
          <w:ilvl w:val="0"/>
          <w:numId w:val="0"/>
        </w:numPr>
        <w:ind w:left="426" w:hanging="426"/>
        <w:rPr>
          <w:sz w:val="40"/>
          <w:szCs w:val="40"/>
        </w:rPr>
      </w:pPr>
      <w:bookmarkStart w:id="30" w:name="_Toc229045731"/>
      <w:r w:rsidRPr="00B14F27">
        <w:rPr>
          <w:sz w:val="40"/>
          <w:szCs w:val="40"/>
        </w:rPr>
        <w:lastRenderedPageBreak/>
        <w:t xml:space="preserve">Bijlage 2: Weerbestand </w:t>
      </w:r>
      <w:r w:rsidR="008333B1" w:rsidRPr="00B14F27">
        <w:rPr>
          <w:sz w:val="40"/>
          <w:szCs w:val="40"/>
        </w:rPr>
        <w:t>maken vanuit KNMI database</w:t>
      </w:r>
      <w:bookmarkEnd w:id="30"/>
    </w:p>
    <w:p w14:paraId="1F37491E" w14:textId="28F5BB56" w:rsidR="00A63084" w:rsidRDefault="00A63084" w:rsidP="00B5028C">
      <w:pPr>
        <w:jc w:val="both"/>
      </w:pPr>
      <w:r>
        <w:t xml:space="preserve">Voordat de berekening kan worden uitgevoerd moeten de weerdata van de locatie van het gebouw </w:t>
      </w:r>
      <w:r w:rsidR="00BB5CE0">
        <w:t xml:space="preserve">worden ingelezen </w:t>
      </w:r>
      <w:r>
        <w:t xml:space="preserve">en de bezetting (aantal aanwezige personen per uur) van het gebouw. De weerdata kunnen worden opgehaald bij </w:t>
      </w:r>
      <w:hyperlink r:id="rId37">
        <w:r>
          <w:rPr>
            <w:rStyle w:val="Hyperlink"/>
          </w:rPr>
          <w:t>www.daggegevens.knmi.nl/klimatologie/uurgegevens</w:t>
        </w:r>
      </w:hyperlink>
      <w:r>
        <w:t>. Er kan gekozen worden uit de 51 weerstations. Ook kunnen de benodigde gegeven</w:t>
      </w:r>
      <w:r w:rsidR="00BB5CE0">
        <w:t>s</w:t>
      </w:r>
      <w:r>
        <w:t xml:space="preserve">reeksen worden gekozen. De volgende gegevens moeten worden gekozen: </w:t>
      </w:r>
    </w:p>
    <w:p w14:paraId="26FCD5F2" w14:textId="77777777" w:rsidR="00A63084" w:rsidRDefault="00A63084" w:rsidP="00B5028C">
      <w:pPr>
        <w:pStyle w:val="Lijstalinea"/>
        <w:numPr>
          <w:ilvl w:val="0"/>
          <w:numId w:val="5"/>
        </w:numPr>
        <w:jc w:val="both"/>
      </w:pPr>
      <w:r>
        <w:rPr>
          <w:b/>
          <w:bCs/>
        </w:rPr>
        <w:t>FH: </w:t>
      </w:r>
      <w:r>
        <w:t>Uurgemiddelde windsnelheid (in 0.1 m/s)</w:t>
      </w:r>
    </w:p>
    <w:p w14:paraId="4CA87AC8" w14:textId="77777777" w:rsidR="00A63084" w:rsidRDefault="00A63084" w:rsidP="00B5028C">
      <w:pPr>
        <w:pStyle w:val="Lijstalinea"/>
        <w:numPr>
          <w:ilvl w:val="0"/>
          <w:numId w:val="5"/>
        </w:numPr>
        <w:jc w:val="both"/>
      </w:pPr>
      <w:r>
        <w:rPr>
          <w:b/>
          <w:bCs/>
        </w:rPr>
        <w:t>T: </w:t>
      </w:r>
      <w:r>
        <w:t>Temperatuur (in 0.1 graden Celsius) op 1.50 m hoogte</w:t>
      </w:r>
    </w:p>
    <w:p w14:paraId="767B2AA3" w14:textId="77777777" w:rsidR="00A63084" w:rsidRDefault="00A63084" w:rsidP="00B5028C">
      <w:pPr>
        <w:pStyle w:val="Lijstalinea"/>
        <w:numPr>
          <w:ilvl w:val="0"/>
          <w:numId w:val="5"/>
        </w:numPr>
        <w:jc w:val="both"/>
      </w:pPr>
      <w:r>
        <w:rPr>
          <w:b/>
          <w:bCs/>
        </w:rPr>
        <w:t>Q: </w:t>
      </w:r>
      <w:r>
        <w:t>Globale straling (in J/cm2) </w:t>
      </w:r>
    </w:p>
    <w:p w14:paraId="6E1FA334" w14:textId="77777777" w:rsidR="00A63084" w:rsidRDefault="00A63084" w:rsidP="00B5028C">
      <w:pPr>
        <w:pStyle w:val="Lijstalinea"/>
        <w:numPr>
          <w:ilvl w:val="0"/>
          <w:numId w:val="5"/>
        </w:numPr>
        <w:jc w:val="both"/>
      </w:pPr>
      <w:r>
        <w:rPr>
          <w:b/>
          <w:bCs/>
        </w:rPr>
        <w:t>P: </w:t>
      </w:r>
      <w:r>
        <w:t>Luchtdruk (in 0.1 hPa) herleid naar zeeniveau</w:t>
      </w:r>
    </w:p>
    <w:p w14:paraId="4EC4E29F" w14:textId="77777777" w:rsidR="00A63084" w:rsidRDefault="00A63084" w:rsidP="00B5028C">
      <w:pPr>
        <w:pStyle w:val="Lijstalinea"/>
        <w:numPr>
          <w:ilvl w:val="0"/>
          <w:numId w:val="5"/>
        </w:numPr>
        <w:jc w:val="both"/>
      </w:pPr>
      <w:r>
        <w:rPr>
          <w:b/>
          <w:bCs/>
        </w:rPr>
        <w:t>U: </w:t>
      </w:r>
      <w:r>
        <w:t>Relatieve vochtigheid (in procenten) op 1.50 m hoogte</w:t>
      </w:r>
    </w:p>
    <w:p w14:paraId="7236DAC8" w14:textId="77777777" w:rsidR="00A63084" w:rsidRDefault="00A63084" w:rsidP="00B5028C">
      <w:pPr>
        <w:jc w:val="both"/>
      </w:pPr>
      <w:r>
        <w:t xml:space="preserve">De data kan in een txt-bestand worden verkregen. Het tekstbestand moet in Excel worden geladen. Vervolgens moeten alle kopregels, behalve die laatste, waar de parameters in staan, worden verwijderd. Vervolgens moet het bestand worden opgeslagen als een </w:t>
      </w:r>
      <w:proofErr w:type="spellStart"/>
      <w:r>
        <w:t>csv</w:t>
      </w:r>
      <w:proofErr w:type="spellEnd"/>
      <w:r>
        <w:t xml:space="preserve">-bestand. Dit </w:t>
      </w:r>
      <w:proofErr w:type="spellStart"/>
      <w:r>
        <w:t>csv</w:t>
      </w:r>
      <w:proofErr w:type="spellEnd"/>
      <w:r>
        <w:t>-bestand kan in Grasshopper worden geladen. Het dient een ’;’ als scheidingsteken te hebben. Uiteraard kan als eenmaal een databestand is opgehaald en bewerkt dit telkens weer worden gebruikt.</w:t>
      </w:r>
    </w:p>
    <w:p w14:paraId="3D740F83" w14:textId="77777777" w:rsidR="00A63084" w:rsidRDefault="00A63084" w:rsidP="00B5028C">
      <w:pPr>
        <w:jc w:val="both"/>
      </w:pPr>
      <w:r>
        <w:t xml:space="preserve">Voor de bezetting geldt dat deze ook als een </w:t>
      </w:r>
      <w:proofErr w:type="spellStart"/>
      <w:r>
        <w:t>uurlijkse</w:t>
      </w:r>
      <w:proofErr w:type="spellEnd"/>
      <w:r>
        <w:t xml:space="preserve"> reeks moet worden opgeslagen als </w:t>
      </w:r>
      <w:proofErr w:type="spellStart"/>
      <w:r>
        <w:t>csv</w:t>
      </w:r>
      <w:proofErr w:type="spellEnd"/>
      <w:r>
        <w:t>-bestand. De bezetting dient zelf te worden samengesteld, zoals het meegeleverde voorbeeldbestand.</w:t>
      </w:r>
    </w:p>
    <w:p w14:paraId="2883DAF3" w14:textId="77777777" w:rsidR="00A63084" w:rsidRDefault="00A63084" w:rsidP="00B5028C">
      <w:pPr>
        <w:jc w:val="both"/>
      </w:pPr>
      <w:r>
        <w:t xml:space="preserve">Beide bestanden worden opgehaald door op de betreffende knop te klikken met de rechtermuisknop en dat ‘set </w:t>
      </w:r>
      <w:proofErr w:type="spellStart"/>
      <w:r>
        <w:t>one</w:t>
      </w:r>
      <w:proofErr w:type="spellEnd"/>
      <w:r>
        <w:t xml:space="preserve"> </w:t>
      </w:r>
      <w:proofErr w:type="spellStart"/>
      <w:r>
        <w:t>existing</w:t>
      </w:r>
      <w:proofErr w:type="spellEnd"/>
      <w:r>
        <w:t xml:space="preserve"> file’ te kiezen en deze vervolgens te kiezen in het geopende menu van de verkenner.</w:t>
      </w:r>
    </w:p>
    <w:p w14:paraId="600CACFD" w14:textId="2B43DD61" w:rsidR="00FB1949" w:rsidRDefault="00882F5C" w:rsidP="00000286">
      <w:pPr>
        <w:jc w:val="center"/>
      </w:pPr>
      <w:r>
        <w:rPr>
          <w:noProof/>
        </w:rPr>
        <w:drawing>
          <wp:inline distT="0" distB="0" distL="0" distR="0" wp14:anchorId="2BC7C827" wp14:editId="5D5AA0FF">
            <wp:extent cx="4148666" cy="2303994"/>
            <wp:effectExtent l="0" t="0" r="4445" b="1270"/>
            <wp:docPr id="15832567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57680" cy="2309000"/>
                    </a:xfrm>
                    <a:prstGeom prst="rect">
                      <a:avLst/>
                    </a:prstGeom>
                    <a:noFill/>
                    <a:ln>
                      <a:noFill/>
                    </a:ln>
                  </pic:spPr>
                </pic:pic>
              </a:graphicData>
            </a:graphic>
          </wp:inline>
        </w:drawing>
      </w:r>
    </w:p>
    <w:p w14:paraId="29ABF7F2" w14:textId="087DDB42" w:rsidR="00882F5C" w:rsidRPr="00000286" w:rsidRDefault="00882F5C" w:rsidP="00000286">
      <w:pPr>
        <w:jc w:val="center"/>
        <w:rPr>
          <w:i/>
          <w:iCs/>
          <w:sz w:val="18"/>
          <w:szCs w:val="18"/>
        </w:rPr>
      </w:pPr>
      <w:r w:rsidRPr="00000286">
        <w:rPr>
          <w:i/>
          <w:iCs/>
          <w:sz w:val="18"/>
          <w:szCs w:val="18"/>
        </w:rPr>
        <w:t>Figuur: Weerstbestand n</w:t>
      </w:r>
      <w:r w:rsidR="00000286" w:rsidRPr="00000286">
        <w:rPr>
          <w:i/>
          <w:iCs/>
          <w:sz w:val="18"/>
          <w:szCs w:val="18"/>
        </w:rPr>
        <w:t>a aanpassing</w:t>
      </w:r>
    </w:p>
    <w:sectPr w:rsidR="00882F5C" w:rsidRPr="00000286">
      <w:headerReference w:type="default" r:id="rId39"/>
      <w:footerReference w:type="default" r:id="rId40"/>
      <w:headerReference w:type="first" r:id="rId41"/>
      <w:footerReference w:type="first" r:id="rId42"/>
      <w:pgSz w:w="11906" w:h="16838"/>
      <w:pgMar w:top="1843" w:right="1183" w:bottom="1135" w:left="1134" w:header="708" w:footer="708"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A08D" w14:textId="77777777" w:rsidR="00594052" w:rsidRDefault="00594052">
      <w:pPr>
        <w:spacing w:after="0" w:line="240" w:lineRule="auto"/>
      </w:pPr>
      <w:r>
        <w:separator/>
      </w:r>
    </w:p>
  </w:endnote>
  <w:endnote w:type="continuationSeparator" w:id="0">
    <w:p w14:paraId="0CB8E06A" w14:textId="77777777" w:rsidR="00594052" w:rsidRDefault="0059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EA05" w14:textId="3D4A65FD" w:rsidR="00FB1949" w:rsidRDefault="009B6089">
    <w:pPr>
      <w:pStyle w:val="Voettekst"/>
      <w:tabs>
        <w:tab w:val="clear" w:pos="9406"/>
        <w:tab w:val="right" w:pos="9923"/>
      </w:tabs>
    </w:pPr>
    <w:r>
      <w:rPr>
        <w:noProof/>
      </w:rPr>
      <mc:AlternateContent>
        <mc:Choice Requires="wps">
          <w:drawing>
            <wp:anchor distT="0" distB="13970" distL="76200" distR="0" simplePos="0" relativeHeight="251653120" behindDoc="1" locked="0" layoutInCell="0" allowOverlap="1" wp14:anchorId="0574EA11" wp14:editId="0574EA12">
              <wp:simplePos x="0" y="0"/>
              <wp:positionH relativeFrom="page">
                <wp:posOffset>7535545</wp:posOffset>
              </wp:positionH>
              <wp:positionV relativeFrom="paragraph">
                <wp:posOffset>-152400</wp:posOffset>
              </wp:positionV>
              <wp:extent cx="327025" cy="995680"/>
              <wp:effectExtent l="68580" t="0" r="0" b="18415"/>
              <wp:wrapNone/>
              <wp:docPr id="22" name="Gelijkbenige driehoek 5"/>
              <wp:cNvGraphicFramePr/>
              <a:graphic xmlns:a="http://schemas.openxmlformats.org/drawingml/2006/main">
                <a:graphicData uri="http://schemas.microsoft.com/office/word/2010/wordprocessingShape">
                  <wps:wsp>
                    <wps:cNvSpPr/>
                    <wps:spPr>
                      <a:xfrm rot="481200">
                        <a:off x="0" y="0"/>
                        <a:ext cx="326880" cy="995760"/>
                      </a:xfrm>
                      <a:prstGeom prst="triangle">
                        <a:avLst>
                          <a:gd name="adj" fmla="val 50000"/>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type w14:anchorId="36E9E23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elijkbenige driehoek 5" o:spid="_x0000_s1026" type="#_x0000_t5" style="position:absolute;margin-left:593.35pt;margin-top:-12pt;width:25.75pt;height:78.4pt;rotation:525599fd;z-index:-251663360;visibility:visible;mso-wrap-style:square;mso-wrap-distance-left:6pt;mso-wrap-distance-top:0;mso-wrap-distance-right:0;mso-wrap-distance-bottom:1.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" o:allowincell="f" fillcolor="#e2efd9 [665]" stroked="f" strokeweight="1pt">
              <w10:wrap anchorx="page"/>
            </v:shape>
          </w:pict>
        </mc:Fallback>
      </mc:AlternateContent>
    </w:r>
    <w:r>
      <w:rPr>
        <w:noProof/>
      </w:rPr>
      <mc:AlternateContent>
        <mc:Choice Requires="wps">
          <w:drawing>
            <wp:anchor distT="0" distB="0" distL="0" distR="0" simplePos="0" relativeHeight="251655168" behindDoc="1" locked="0" layoutInCell="0" allowOverlap="1" wp14:anchorId="0574EA13" wp14:editId="0574EA14">
              <wp:simplePos x="0" y="0"/>
              <wp:positionH relativeFrom="page">
                <wp:posOffset>7198360</wp:posOffset>
              </wp:positionH>
              <wp:positionV relativeFrom="paragraph">
                <wp:posOffset>-1037590</wp:posOffset>
              </wp:positionV>
              <wp:extent cx="572770" cy="1829435"/>
              <wp:effectExtent l="1270" t="0" r="0" b="635"/>
              <wp:wrapNone/>
              <wp:docPr id="23" name="Diagonale streep 2"/>
              <wp:cNvGraphicFramePr/>
              <a:graphic xmlns:a="http://schemas.openxmlformats.org/drawingml/2006/main">
                <a:graphicData uri="http://schemas.microsoft.com/office/word/2010/wordprocessingShape">
                  <wps:wsp>
                    <wps:cNvSpPr/>
                    <wps:spPr>
                      <a:xfrm rot="10800000">
                        <a:off x="0" y="0"/>
                        <a:ext cx="572760" cy="1829520"/>
                      </a:xfrm>
                      <a:prstGeom prst="diagStripe">
                        <a:avLst>
                          <a:gd name="adj" fmla="val 5263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 w14:anchorId="1AC921B6" id="Diagonale streep 2" o:spid="_x0000_s1026" style="position:absolute;margin-left:566.8pt;margin-top:-81.7pt;width:45.1pt;height:144.05pt;rotation:180;z-index:-251661312;visibility:visible;mso-wrap-style:square;mso-wrap-distance-left:0;mso-wrap-distance-top:0;mso-wrap-distance-right:0;mso-wrap-distance-bottom:0;mso-position-horizontal:absolute;mso-position-horizontal-relative:page;mso-position-vertical:absolute;mso-position-vertical-relative:text;v-text-anchor:top" coordsize="572760,18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" o:allowincell="f" path="m,962986l301478,,572760,,,1829520,,962986xe" fillcolor="#a8d08d [1945]" stroked="f" strokeweight="1pt">
              <v:stroke joinstyle="miter"/>
              <v:path arrowok="t" o:connecttype="custom" o:connectlocs="0,962986;301478,0;572760,0;0,1829520;0,962986" o:connectangles="0,0,0,0,0"/>
              <w10:wrap anchorx="page"/>
            </v:shape>
          </w:pict>
        </mc:Fallback>
      </mc:AlternateContent>
    </w:r>
    <w:r>
      <w:tab/>
    </w:r>
    <w:r>
      <w:tab/>
      <w:t xml:space="preserve"> </w:t>
    </w:r>
    <w:r w:rsidR="00312B89">
      <w:t xml:space="preserve">Handleiding </w:t>
    </w:r>
    <w:r>
      <w:t>EWF-</w:t>
    </w:r>
    <w:r w:rsidR="00312B89">
      <w:t>simulator</w:t>
    </w:r>
    <w:r>
      <w:t xml:space="preserve"> </w:t>
    </w:r>
    <w:r>
      <w:rPr>
        <w:color w:val="FFC000"/>
      </w:rPr>
      <w:t>|</w:t>
    </w:r>
    <w:r>
      <w:t xml:space="preserve"> </w:t>
    </w:r>
    <w:r w:rsidR="001E01B1">
      <w:t>01</w:t>
    </w:r>
    <w:r>
      <w:t>-</w:t>
    </w:r>
    <w:r w:rsidR="001E01B1">
      <w:t>1</w:t>
    </w:r>
    <w:r>
      <w:t>0-202</w:t>
    </w:r>
    <w:r w:rsidR="00312B89">
      <w:t>6</w:t>
    </w:r>
    <w:r>
      <w:t xml:space="preserve"> </w:t>
    </w:r>
    <w:r>
      <w:rPr>
        <w:color w:val="FFC000"/>
      </w:rPr>
      <w:t>|</w:t>
    </w:r>
    <w:r>
      <w:t xml:space="preserve"> </w:t>
    </w:r>
    <w:r>
      <w:fldChar w:fldCharType="begin"/>
    </w:r>
    <w:r>
      <w:instrText xml:space="preserve"> PAGE </w:instrText>
    </w:r>
    <w:r>
      <w:fldChar w:fldCharType="separate"/>
    </w:r>
    <w:r>
      <w:t>12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EA0A" w14:textId="77777777" w:rsidR="00FB1949" w:rsidRDefault="009B6089">
    <w:pPr>
      <w:pStyle w:val="Voettekst"/>
      <w:tabs>
        <w:tab w:val="clear" w:pos="9406"/>
        <w:tab w:val="right" w:pos="9923"/>
      </w:tabs>
    </w:pPr>
    <w:r>
      <w:rPr>
        <w:noProof/>
      </w:rPr>
      <mc:AlternateContent>
        <mc:Choice Requires="wps">
          <w:drawing>
            <wp:anchor distT="0" distB="13970" distL="76200" distR="0" simplePos="0" relativeHeight="251654144" behindDoc="1" locked="0" layoutInCell="0" allowOverlap="1" wp14:anchorId="0574EA1B" wp14:editId="0574EA1C">
              <wp:simplePos x="0" y="0"/>
              <wp:positionH relativeFrom="page">
                <wp:posOffset>7535545</wp:posOffset>
              </wp:positionH>
              <wp:positionV relativeFrom="paragraph">
                <wp:posOffset>-152400</wp:posOffset>
              </wp:positionV>
              <wp:extent cx="327025" cy="995680"/>
              <wp:effectExtent l="68580" t="0" r="0" b="18415"/>
              <wp:wrapNone/>
              <wp:docPr id="24" name="Gelijkbenige driehoek 5"/>
              <wp:cNvGraphicFramePr/>
              <a:graphic xmlns:a="http://schemas.openxmlformats.org/drawingml/2006/main">
                <a:graphicData uri="http://schemas.microsoft.com/office/word/2010/wordprocessingShape">
                  <wps:wsp>
                    <wps:cNvSpPr/>
                    <wps:spPr>
                      <a:xfrm rot="481200">
                        <a:off x="0" y="0"/>
                        <a:ext cx="326880" cy="995760"/>
                      </a:xfrm>
                      <a:prstGeom prst="triangle">
                        <a:avLst>
                          <a:gd name="adj" fmla="val 50000"/>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type w14:anchorId="30F923C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elijkbenige driehoek 5" o:spid="_x0000_s1026" type="#_x0000_t5" style="position:absolute;margin-left:593.35pt;margin-top:-12pt;width:25.75pt;height:78.4pt;rotation:525599fd;z-index:-251662336;visibility:visible;mso-wrap-style:square;mso-wrap-distance-left:6pt;mso-wrap-distance-top:0;mso-wrap-distance-right:0;mso-wrap-distance-bottom:1.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" o:allowincell="f" fillcolor="#e2efd9 [665]" stroked="f" strokeweight="1pt">
              <w10:wrap anchorx="page"/>
            </v:shape>
          </w:pict>
        </mc:Fallback>
      </mc:AlternateContent>
    </w:r>
    <w:r>
      <w:rPr>
        <w:noProof/>
      </w:rPr>
      <mc:AlternateContent>
        <mc:Choice Requires="wps">
          <w:drawing>
            <wp:anchor distT="0" distB="0" distL="0" distR="0" simplePos="0" relativeHeight="251656192" behindDoc="1" locked="0" layoutInCell="0" allowOverlap="1" wp14:anchorId="0574EA1D" wp14:editId="0574EA1E">
              <wp:simplePos x="0" y="0"/>
              <wp:positionH relativeFrom="page">
                <wp:posOffset>7198360</wp:posOffset>
              </wp:positionH>
              <wp:positionV relativeFrom="paragraph">
                <wp:posOffset>-1037590</wp:posOffset>
              </wp:positionV>
              <wp:extent cx="572770" cy="1829435"/>
              <wp:effectExtent l="1270" t="0" r="0" b="635"/>
              <wp:wrapNone/>
              <wp:docPr id="25" name="Diagonale streep 2"/>
              <wp:cNvGraphicFramePr/>
              <a:graphic xmlns:a="http://schemas.openxmlformats.org/drawingml/2006/main">
                <a:graphicData uri="http://schemas.microsoft.com/office/word/2010/wordprocessingShape">
                  <wps:wsp>
                    <wps:cNvSpPr/>
                    <wps:spPr>
                      <a:xfrm rot="10800000">
                        <a:off x="0" y="0"/>
                        <a:ext cx="572760" cy="1829520"/>
                      </a:xfrm>
                      <a:prstGeom prst="diagStripe">
                        <a:avLst>
                          <a:gd name="adj" fmla="val 5263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 w14:anchorId="21BD2762" id="Diagonale streep 2" o:spid="_x0000_s1026" style="position:absolute;margin-left:566.8pt;margin-top:-81.7pt;width:45.1pt;height:144.05pt;rotation:180;z-index:-251660288;visibility:visible;mso-wrap-style:square;mso-wrap-distance-left:0;mso-wrap-distance-top:0;mso-wrap-distance-right:0;mso-wrap-distance-bottom:0;mso-position-horizontal:absolute;mso-position-horizontal-relative:page;mso-position-vertical:absolute;mso-position-vertical-relative:text;v-text-anchor:top" coordsize="572760,18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" o:allowincell="f" path="m,962986l301478,,572760,,,1829520,,962986xe" fillcolor="#a8d08d [1945]" stroked="f" strokeweight="1pt">
              <v:stroke joinstyle="miter"/>
              <v:path arrowok="t" o:connecttype="custom" o:connectlocs="0,962986;301478,0;572760,0;0,1829520;0,962986" o:connectangles="0,0,0,0,0"/>
              <w10:wrap anchorx="page"/>
            </v:shape>
          </w:pict>
        </mc:Fallback>
      </mc:AlternateContent>
    </w:r>
    <w:r>
      <w:tab/>
    </w:r>
    <w:r>
      <w:tab/>
      <w:t xml:space="preserve"> Gebouwmodel EWF-systeem </w:t>
    </w:r>
    <w:r>
      <w:rPr>
        <w:color w:val="FFC000"/>
      </w:rPr>
      <w:t>|</w:t>
    </w:r>
    <w:r>
      <w:t xml:space="preserve"> 18-09-2025 </w:t>
    </w:r>
    <w:r>
      <w:rPr>
        <w:color w:val="FFC000"/>
      </w:rPr>
      <w:t>|</w:t>
    </w:r>
    <w:r>
      <w:t xml:space="preserve"> </w:t>
    </w: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15C2B" w14:textId="77777777" w:rsidR="00594052" w:rsidRDefault="00594052">
      <w:pPr>
        <w:spacing w:after="0" w:line="240" w:lineRule="auto"/>
      </w:pPr>
      <w:r>
        <w:separator/>
      </w:r>
    </w:p>
  </w:footnote>
  <w:footnote w:type="continuationSeparator" w:id="0">
    <w:p w14:paraId="13037D27" w14:textId="77777777" w:rsidR="00594052" w:rsidRDefault="00594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EA00" w14:textId="36923F1A" w:rsidR="00FB1949" w:rsidRDefault="009B6089" w:rsidP="00360D5A">
    <w:pPr>
      <w:pStyle w:val="Koptekst"/>
      <w:tabs>
        <w:tab w:val="clear" w:pos="4703"/>
        <w:tab w:val="clear" w:pos="9406"/>
        <w:tab w:val="right" w:pos="9589"/>
      </w:tabs>
      <w:rPr>
        <w:b/>
        <w:bCs/>
        <w:sz w:val="28"/>
        <w:szCs w:val="28"/>
      </w:rPr>
    </w:pPr>
    <w:r>
      <w:rPr>
        <w:noProof/>
      </w:rPr>
      <w:drawing>
        <wp:anchor distT="0" distB="0" distL="0" distR="0" simplePos="0" relativeHeight="251657216" behindDoc="1" locked="0" layoutInCell="0" allowOverlap="1" wp14:anchorId="0574EA0B" wp14:editId="0574EA0C">
          <wp:simplePos x="0" y="0"/>
          <wp:positionH relativeFrom="margin">
            <wp:posOffset>-99060</wp:posOffset>
          </wp:positionH>
          <wp:positionV relativeFrom="paragraph">
            <wp:posOffset>-436245</wp:posOffset>
          </wp:positionV>
          <wp:extent cx="1911350" cy="936625"/>
          <wp:effectExtent l="0" t="0" r="0" b="0"/>
          <wp:wrapNone/>
          <wp:docPr id="16" name="Afbeeld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7"/>
                  <pic:cNvPicPr>
                    <a:picLocks noChangeAspect="1" noChangeArrowheads="1"/>
                  </pic:cNvPicPr>
                </pic:nvPicPr>
                <pic:blipFill>
                  <a:blip r:embed="rId1"/>
                  <a:stretch>
                    <a:fillRect/>
                  </a:stretch>
                </pic:blipFill>
                <pic:spPr bwMode="auto">
                  <a:xfrm>
                    <a:off x="0" y="0"/>
                    <a:ext cx="1911350" cy="936625"/>
                  </a:xfrm>
                  <a:prstGeom prst="rect">
                    <a:avLst/>
                  </a:prstGeom>
                  <a:noFill/>
                </pic:spPr>
              </pic:pic>
            </a:graphicData>
          </a:graphic>
        </wp:anchor>
      </w:drawing>
    </w:r>
    <w:r>
      <w:rPr>
        <w:noProof/>
      </w:rPr>
      <mc:AlternateContent>
        <mc:Choice Requires="wps">
          <w:drawing>
            <wp:anchor distT="19050" distB="0" distL="0" distR="73025" simplePos="0" relativeHeight="251659264" behindDoc="1" locked="0" layoutInCell="0" allowOverlap="1" wp14:anchorId="0574EA0D" wp14:editId="0574EA0E">
              <wp:simplePos x="0" y="0"/>
              <wp:positionH relativeFrom="page">
                <wp:posOffset>-74295</wp:posOffset>
              </wp:positionH>
              <wp:positionV relativeFrom="paragraph">
                <wp:posOffset>-492760</wp:posOffset>
              </wp:positionV>
              <wp:extent cx="327025" cy="995680"/>
              <wp:effectExtent l="0" t="20320" r="74295" b="0"/>
              <wp:wrapNone/>
              <wp:docPr id="17" name="Gelijkbenige driehoek 11"/>
              <wp:cNvGraphicFramePr/>
              <a:graphic xmlns:a="http://schemas.openxmlformats.org/drawingml/2006/main">
                <a:graphicData uri="http://schemas.microsoft.com/office/word/2010/wordprocessingShape">
                  <wps:wsp>
                    <wps:cNvSpPr/>
                    <wps:spPr>
                      <a:xfrm rot="11323800">
                        <a:off x="0" y="0"/>
                        <a:ext cx="326880" cy="995760"/>
                      </a:xfrm>
                      <a:prstGeom prst="triangle">
                        <a:avLst>
                          <a:gd name="adj" fmla="val 50000"/>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type w14:anchorId="391A3C8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elijkbenige driehoek 11" o:spid="_x0000_s1026" type="#_x0000_t5" style="position:absolute;margin-left:-5.85pt;margin-top:-38.8pt;width:25.75pt;height:78.4pt;rotation:-11224351fd;z-index:-251657216;visibility:visible;mso-wrap-style:square;mso-wrap-distance-left:0;mso-wrap-distance-top:1.5pt;mso-wrap-distance-right:5.7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" o:allowincell="f" fillcolor="#e2efd9 [665]" stroked="f" strokeweight="1pt">
              <w10:wrap anchorx="page"/>
            </v:shape>
          </w:pict>
        </mc:Fallback>
      </mc:AlternateContent>
    </w:r>
    <w:r>
      <w:rPr>
        <w:noProof/>
      </w:rPr>
      <mc:AlternateContent>
        <mc:Choice Requires="wps">
          <w:drawing>
            <wp:anchor distT="0" distB="0" distL="19050" distR="0" simplePos="0" relativeHeight="251661312" behindDoc="1" locked="0" layoutInCell="0" allowOverlap="1" wp14:anchorId="0574EA0F" wp14:editId="0574EA10">
              <wp:simplePos x="0" y="0"/>
              <wp:positionH relativeFrom="leftMargin">
                <wp:posOffset>12065</wp:posOffset>
              </wp:positionH>
              <wp:positionV relativeFrom="paragraph">
                <wp:posOffset>-448945</wp:posOffset>
              </wp:positionV>
              <wp:extent cx="572770" cy="1829435"/>
              <wp:effectExtent l="11430" t="0" r="12065" b="0"/>
              <wp:wrapNone/>
              <wp:docPr id="18" name="Diagonale streep 12"/>
              <wp:cNvGraphicFramePr/>
              <a:graphic xmlns:a="http://schemas.openxmlformats.org/drawingml/2006/main">
                <a:graphicData uri="http://schemas.microsoft.com/office/word/2010/wordprocessingShape">
                  <wps:wsp>
                    <wps:cNvSpPr/>
                    <wps:spPr>
                      <a:xfrm rot="42600">
                        <a:off x="0" y="0"/>
                        <a:ext cx="572760" cy="1829520"/>
                      </a:xfrm>
                      <a:prstGeom prst="diagStripe">
                        <a:avLst>
                          <a:gd name="adj" fmla="val 5263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 w14:anchorId="15A36DDB" id="Diagonale streep 12" o:spid="_x0000_s1026" style="position:absolute;margin-left:.95pt;margin-top:-35.35pt;width:45.1pt;height:144.05pt;rotation:46531fd;z-index:-251655168;visibility:visible;mso-wrap-style:square;mso-wrap-distance-left:1.5pt;mso-wrap-distance-top:0;mso-wrap-distance-right:0;mso-wrap-distance-bottom:0;mso-position-horizontal:absolute;mso-position-horizontal-relative:left-margin-area;mso-position-vertical:absolute;mso-position-vertical-relative:text;v-text-anchor:top" coordsize="572760,18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" o:allowincell="f" path="m,962986l301478,,572760,,,1829520,,962986xe" fillcolor="#a8d08d [1945]" stroked="f" strokeweight="1pt">
              <v:stroke joinstyle="miter"/>
              <v:path arrowok="t" o:connecttype="custom" o:connectlocs="0,962986;301478,0;572760,0;0,1829520;0,962986" o:connectangles="0,0,0,0,0"/>
              <w10:wrap anchorx="margin"/>
            </v:shape>
          </w:pict>
        </mc:Fallback>
      </mc:AlternateContent>
    </w:r>
    <w:r>
      <w:rPr>
        <w:bCs/>
      </w:rPr>
      <w:tab/>
    </w:r>
    <w:r w:rsidR="00943069">
      <w:rPr>
        <w:bCs/>
      </w:rPr>
      <w:t xml:space="preserve">Handleiding </w:t>
    </w:r>
    <w:r>
      <w:rPr>
        <w:bCs/>
      </w:rPr>
      <w:t>EWF-</w:t>
    </w:r>
    <w:r w:rsidR="00943069">
      <w:rPr>
        <w:bCs/>
      </w:rPr>
      <w:t>simulator</w:t>
    </w:r>
    <w:r>
      <w:rPr>
        <w:bCs/>
      </w:rPr>
      <w:tab/>
    </w:r>
    <w:r>
      <w:rPr>
        <w:b/>
        <w:bCs/>
        <w:sz w:val="28"/>
        <w:szCs w:val="28"/>
      </w:rPr>
      <w:t>Lectoraat Energietransitie</w:t>
    </w:r>
  </w:p>
  <w:p w14:paraId="0574EA01" w14:textId="77777777" w:rsidR="00FB1949" w:rsidRDefault="00FB1949">
    <w:pPr>
      <w:pStyle w:val="Koptekst"/>
      <w:tabs>
        <w:tab w:val="clear" w:pos="9406"/>
        <w:tab w:val="right" w:pos="9923"/>
      </w:tabs>
      <w:rPr>
        <w:color w:val="FF0000"/>
      </w:rPr>
    </w:pPr>
  </w:p>
  <w:p w14:paraId="0574EA02" w14:textId="4073E79A" w:rsidR="00FB1949" w:rsidRDefault="009B6089">
    <w:pPr>
      <w:pStyle w:val="Koptekst"/>
      <w:tabs>
        <w:tab w:val="clear" w:pos="9406"/>
        <w:tab w:val="right" w:pos="9923"/>
      </w:tabs>
      <w:rPr>
        <w:b/>
        <w:bCs/>
        <w:sz w:val="32"/>
        <w:szCs w:val="32"/>
      </w:rPr>
    </w:pPr>
    <w:r>
      <w:rPr>
        <w:b/>
        <w:bCs/>
        <w:color w:val="FF0000"/>
      </w:rPr>
      <w:tab/>
    </w:r>
    <w:r>
      <w:rPr>
        <w:b/>
        <w:bCs/>
        <w:color w:val="FF0000"/>
      </w:rPr>
      <w:tab/>
    </w:r>
    <w:r w:rsidR="00312B89">
      <w:rPr>
        <w:b/>
        <w:bCs/>
        <w:color w:val="FF0000"/>
        <w:sz w:val="32"/>
        <w:szCs w:val="32"/>
      </w:rPr>
      <w:t>CONCEPT</w:t>
    </w:r>
  </w:p>
  <w:p w14:paraId="0574EA03" w14:textId="77777777" w:rsidR="00FB1949" w:rsidRDefault="00FB194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EA06" w14:textId="77777777" w:rsidR="00FB1949" w:rsidRDefault="009B6089">
    <w:pPr>
      <w:pStyle w:val="Koptekst"/>
      <w:tabs>
        <w:tab w:val="clear" w:pos="4703"/>
        <w:tab w:val="clear" w:pos="9406"/>
        <w:tab w:val="right" w:pos="9923"/>
      </w:tabs>
      <w:rPr>
        <w:b/>
        <w:bCs/>
        <w:sz w:val="28"/>
        <w:szCs w:val="28"/>
      </w:rPr>
    </w:pPr>
    <w:r>
      <w:rPr>
        <w:noProof/>
      </w:rPr>
      <w:drawing>
        <wp:anchor distT="0" distB="0" distL="0" distR="0" simplePos="0" relativeHeight="251658240" behindDoc="1" locked="0" layoutInCell="0" allowOverlap="1" wp14:anchorId="0574EA15" wp14:editId="0574EA16">
          <wp:simplePos x="0" y="0"/>
          <wp:positionH relativeFrom="margin">
            <wp:posOffset>-99060</wp:posOffset>
          </wp:positionH>
          <wp:positionV relativeFrom="paragraph">
            <wp:posOffset>-436245</wp:posOffset>
          </wp:positionV>
          <wp:extent cx="1911350" cy="936625"/>
          <wp:effectExtent l="0" t="0" r="0" b="0"/>
          <wp:wrapNone/>
          <wp:docPr id="19" name="Afbeeldi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7"/>
                  <pic:cNvPicPr>
                    <a:picLocks noChangeAspect="1" noChangeArrowheads="1"/>
                  </pic:cNvPicPr>
                </pic:nvPicPr>
                <pic:blipFill>
                  <a:blip r:embed="rId1"/>
                  <a:stretch>
                    <a:fillRect/>
                  </a:stretch>
                </pic:blipFill>
                <pic:spPr bwMode="auto">
                  <a:xfrm>
                    <a:off x="0" y="0"/>
                    <a:ext cx="1911350" cy="936625"/>
                  </a:xfrm>
                  <a:prstGeom prst="rect">
                    <a:avLst/>
                  </a:prstGeom>
                  <a:noFill/>
                </pic:spPr>
              </pic:pic>
            </a:graphicData>
          </a:graphic>
        </wp:anchor>
      </w:drawing>
    </w:r>
    <w:r>
      <w:rPr>
        <w:noProof/>
      </w:rPr>
      <mc:AlternateContent>
        <mc:Choice Requires="wps">
          <w:drawing>
            <wp:anchor distT="19050" distB="0" distL="0" distR="73025" simplePos="0" relativeHeight="251660288" behindDoc="1" locked="0" layoutInCell="0" allowOverlap="1" wp14:anchorId="0574EA17" wp14:editId="0574EA18">
              <wp:simplePos x="0" y="0"/>
              <wp:positionH relativeFrom="page">
                <wp:posOffset>-74295</wp:posOffset>
              </wp:positionH>
              <wp:positionV relativeFrom="paragraph">
                <wp:posOffset>-492760</wp:posOffset>
              </wp:positionV>
              <wp:extent cx="327025" cy="995680"/>
              <wp:effectExtent l="0" t="20320" r="74295" b="0"/>
              <wp:wrapNone/>
              <wp:docPr id="20" name="Gelijkbenige driehoek 11"/>
              <wp:cNvGraphicFramePr/>
              <a:graphic xmlns:a="http://schemas.openxmlformats.org/drawingml/2006/main">
                <a:graphicData uri="http://schemas.microsoft.com/office/word/2010/wordprocessingShape">
                  <wps:wsp>
                    <wps:cNvSpPr/>
                    <wps:spPr>
                      <a:xfrm rot="11323800">
                        <a:off x="0" y="0"/>
                        <a:ext cx="326880" cy="995760"/>
                      </a:xfrm>
                      <a:prstGeom prst="triangle">
                        <a:avLst>
                          <a:gd name="adj" fmla="val 50000"/>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type w14:anchorId="17393F7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elijkbenige driehoek 11" o:spid="_x0000_s1026" type="#_x0000_t5" style="position:absolute;margin-left:-5.85pt;margin-top:-38.8pt;width:25.75pt;height:78.4pt;rotation:-11224351fd;z-index:-251656192;visibility:visible;mso-wrap-style:square;mso-wrap-distance-left:0;mso-wrap-distance-top:1.5pt;mso-wrap-distance-right:5.7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" o:allowincell="f" fillcolor="#e2efd9 [665]" stroked="f" strokeweight="1pt">
              <w10:wrap anchorx="page"/>
            </v:shape>
          </w:pict>
        </mc:Fallback>
      </mc:AlternateContent>
    </w:r>
    <w:r>
      <w:rPr>
        <w:noProof/>
      </w:rPr>
      <mc:AlternateContent>
        <mc:Choice Requires="wps">
          <w:drawing>
            <wp:anchor distT="0" distB="0" distL="19050" distR="0" simplePos="0" relativeHeight="251662336" behindDoc="1" locked="0" layoutInCell="0" allowOverlap="1" wp14:anchorId="0574EA19" wp14:editId="0574EA1A">
              <wp:simplePos x="0" y="0"/>
              <wp:positionH relativeFrom="leftMargin">
                <wp:posOffset>12065</wp:posOffset>
              </wp:positionH>
              <wp:positionV relativeFrom="paragraph">
                <wp:posOffset>-448945</wp:posOffset>
              </wp:positionV>
              <wp:extent cx="572770" cy="1829435"/>
              <wp:effectExtent l="11430" t="0" r="12065" b="0"/>
              <wp:wrapNone/>
              <wp:docPr id="21" name="Diagonale streep 12"/>
              <wp:cNvGraphicFramePr/>
              <a:graphic xmlns:a="http://schemas.openxmlformats.org/drawingml/2006/main">
                <a:graphicData uri="http://schemas.microsoft.com/office/word/2010/wordprocessingShape">
                  <wps:wsp>
                    <wps:cNvSpPr/>
                    <wps:spPr>
                      <a:xfrm rot="42600">
                        <a:off x="0" y="0"/>
                        <a:ext cx="572760" cy="1829520"/>
                      </a:xfrm>
                      <a:prstGeom prst="diagStripe">
                        <a:avLst>
                          <a:gd name="adj" fmla="val 5263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cei="http://schemas.microsoft.com/office/word/2026/wordml/cei">
          <w:pict>
            <v:shape w14:anchorId="3508B2E5" id="Diagonale streep 12" o:spid="_x0000_s1026" style="position:absolute;margin-left:.95pt;margin-top:-35.35pt;width:45.1pt;height:144.05pt;rotation:46531fd;z-index:-251654144;visibility:visible;mso-wrap-style:square;mso-wrap-distance-left:1.5pt;mso-wrap-distance-top:0;mso-wrap-distance-right:0;mso-wrap-distance-bottom:0;mso-position-horizontal:absolute;mso-position-horizontal-relative:left-margin-area;mso-position-vertical:absolute;mso-position-vertical-relative:text;v-text-anchor:top" coordsize="572760,18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" o:allowincell="f" path="m,962986l301478,,572760,,,1829520,,962986xe" fillcolor="#a8d08d [1945]" stroked="f" strokeweight="1pt">
              <v:stroke joinstyle="miter"/>
              <v:path arrowok="t" o:connecttype="custom" o:connectlocs="0,962986;301478,0;572760,0;0,1829520;0,962986" o:connectangles="0,0,0,0,0"/>
              <w10:wrap anchorx="margin"/>
            </v:shape>
          </w:pict>
        </mc:Fallback>
      </mc:AlternateContent>
    </w:r>
    <w:r>
      <w:rPr>
        <w:bCs/>
      </w:rPr>
      <w:tab/>
      <w:t>Gebouwmodel EWF-systeem beschrijving</w:t>
    </w:r>
    <w:r>
      <w:rPr>
        <w:bCs/>
      </w:rPr>
      <w:tab/>
    </w:r>
    <w:r>
      <w:rPr>
        <w:b/>
        <w:bCs/>
        <w:sz w:val="28"/>
        <w:szCs w:val="28"/>
      </w:rPr>
      <w:t>Lectoraat Energietransitie</w:t>
    </w:r>
  </w:p>
  <w:p w14:paraId="0574EA07" w14:textId="77777777" w:rsidR="00FB1949" w:rsidRDefault="00FB1949">
    <w:pPr>
      <w:pStyle w:val="Koptekst"/>
      <w:tabs>
        <w:tab w:val="clear" w:pos="9406"/>
        <w:tab w:val="right" w:pos="9923"/>
      </w:tabs>
      <w:rPr>
        <w:color w:val="FF0000"/>
      </w:rPr>
    </w:pPr>
  </w:p>
  <w:p w14:paraId="0574EA08" w14:textId="77777777" w:rsidR="00FB1949" w:rsidRDefault="009B6089">
    <w:pPr>
      <w:pStyle w:val="Koptekst"/>
      <w:tabs>
        <w:tab w:val="clear" w:pos="9406"/>
        <w:tab w:val="right" w:pos="9923"/>
      </w:tabs>
      <w:rPr>
        <w:b/>
        <w:bCs/>
        <w:sz w:val="32"/>
        <w:szCs w:val="32"/>
      </w:rPr>
    </w:pPr>
    <w:r>
      <w:rPr>
        <w:b/>
        <w:bCs/>
        <w:color w:val="FF0000"/>
      </w:rPr>
      <w:tab/>
    </w:r>
    <w:r>
      <w:rPr>
        <w:b/>
        <w:bCs/>
        <w:color w:val="FF0000"/>
      </w:rPr>
      <w:tab/>
    </w:r>
    <w:r>
      <w:rPr>
        <w:b/>
        <w:bCs/>
        <w:color w:val="FF0000"/>
        <w:sz w:val="32"/>
        <w:szCs w:val="32"/>
      </w:rPr>
      <w:t xml:space="preserve">Under </w:t>
    </w:r>
    <w:proofErr w:type="spellStart"/>
    <w:r>
      <w:rPr>
        <w:b/>
        <w:bCs/>
        <w:color w:val="FF0000"/>
        <w:sz w:val="32"/>
        <w:szCs w:val="32"/>
      </w:rPr>
      <w:t>construction</w:t>
    </w:r>
    <w:proofErr w:type="spellEnd"/>
  </w:p>
  <w:p w14:paraId="0574EA09" w14:textId="77777777" w:rsidR="00FB1949" w:rsidRDefault="00FB194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263"/>
    <w:multiLevelType w:val="hybridMultilevel"/>
    <w:tmpl w:val="9B5221DE"/>
    <w:lvl w:ilvl="0" w:tplc="B62A1CD0">
      <w:numFmt w:val="bullet"/>
      <w:lvlText w:val="-"/>
      <w:lvlJc w:val="left"/>
      <w:pPr>
        <w:ind w:left="857" w:hanging="360"/>
      </w:pPr>
      <w:rPr>
        <w:rFonts w:ascii="Calibri" w:eastAsia="Calibri" w:hAnsi="Calibri" w:cs="Calibri" w:hint="default"/>
        <w:b w:val="0"/>
        <w:bCs w:val="0"/>
        <w:i w:val="0"/>
        <w:iCs w:val="0"/>
        <w:spacing w:val="0"/>
        <w:w w:val="113"/>
        <w:sz w:val="22"/>
        <w:szCs w:val="22"/>
        <w:lang w:val="nl-NL" w:eastAsia="en-US" w:bidi="ar-SA"/>
      </w:rPr>
    </w:lvl>
    <w:lvl w:ilvl="1" w:tplc="A5C292CC">
      <w:numFmt w:val="bullet"/>
      <w:lvlText w:val="•"/>
      <w:lvlJc w:val="left"/>
      <w:pPr>
        <w:ind w:left="1766" w:hanging="360"/>
      </w:pPr>
      <w:rPr>
        <w:rFonts w:hint="default"/>
        <w:lang w:val="nl-NL" w:eastAsia="en-US" w:bidi="ar-SA"/>
      </w:rPr>
    </w:lvl>
    <w:lvl w:ilvl="2" w:tplc="1634060A">
      <w:numFmt w:val="bullet"/>
      <w:lvlText w:val="•"/>
      <w:lvlJc w:val="left"/>
      <w:pPr>
        <w:ind w:left="2673" w:hanging="360"/>
      </w:pPr>
      <w:rPr>
        <w:rFonts w:hint="default"/>
        <w:lang w:val="nl-NL" w:eastAsia="en-US" w:bidi="ar-SA"/>
      </w:rPr>
    </w:lvl>
    <w:lvl w:ilvl="3" w:tplc="ECB6935C">
      <w:numFmt w:val="bullet"/>
      <w:lvlText w:val="•"/>
      <w:lvlJc w:val="left"/>
      <w:pPr>
        <w:ind w:left="3580" w:hanging="360"/>
      </w:pPr>
      <w:rPr>
        <w:rFonts w:hint="default"/>
        <w:lang w:val="nl-NL" w:eastAsia="en-US" w:bidi="ar-SA"/>
      </w:rPr>
    </w:lvl>
    <w:lvl w:ilvl="4" w:tplc="BE46378C">
      <w:numFmt w:val="bullet"/>
      <w:lvlText w:val="•"/>
      <w:lvlJc w:val="left"/>
      <w:pPr>
        <w:ind w:left="4486" w:hanging="360"/>
      </w:pPr>
      <w:rPr>
        <w:rFonts w:hint="default"/>
        <w:lang w:val="nl-NL" w:eastAsia="en-US" w:bidi="ar-SA"/>
      </w:rPr>
    </w:lvl>
    <w:lvl w:ilvl="5" w:tplc="4A8A25C8">
      <w:numFmt w:val="bullet"/>
      <w:lvlText w:val="•"/>
      <w:lvlJc w:val="left"/>
      <w:pPr>
        <w:ind w:left="5393" w:hanging="360"/>
      </w:pPr>
      <w:rPr>
        <w:rFonts w:hint="default"/>
        <w:lang w:val="nl-NL" w:eastAsia="en-US" w:bidi="ar-SA"/>
      </w:rPr>
    </w:lvl>
    <w:lvl w:ilvl="6" w:tplc="D2FC89AA">
      <w:numFmt w:val="bullet"/>
      <w:lvlText w:val="•"/>
      <w:lvlJc w:val="left"/>
      <w:pPr>
        <w:ind w:left="6300" w:hanging="360"/>
      </w:pPr>
      <w:rPr>
        <w:rFonts w:hint="default"/>
        <w:lang w:val="nl-NL" w:eastAsia="en-US" w:bidi="ar-SA"/>
      </w:rPr>
    </w:lvl>
    <w:lvl w:ilvl="7" w:tplc="CFE05FC4">
      <w:numFmt w:val="bullet"/>
      <w:lvlText w:val="•"/>
      <w:lvlJc w:val="left"/>
      <w:pPr>
        <w:ind w:left="7206" w:hanging="360"/>
      </w:pPr>
      <w:rPr>
        <w:rFonts w:hint="default"/>
        <w:lang w:val="nl-NL" w:eastAsia="en-US" w:bidi="ar-SA"/>
      </w:rPr>
    </w:lvl>
    <w:lvl w:ilvl="8" w:tplc="50FC3E16">
      <w:numFmt w:val="bullet"/>
      <w:lvlText w:val="•"/>
      <w:lvlJc w:val="left"/>
      <w:pPr>
        <w:ind w:left="8113" w:hanging="360"/>
      </w:pPr>
      <w:rPr>
        <w:rFonts w:hint="default"/>
        <w:lang w:val="nl-NL" w:eastAsia="en-US" w:bidi="ar-SA"/>
      </w:rPr>
    </w:lvl>
  </w:abstractNum>
  <w:abstractNum w:abstractNumId="1" w15:restartNumberingAfterBreak="0">
    <w:nsid w:val="133B6D7D"/>
    <w:multiLevelType w:val="hybridMultilevel"/>
    <w:tmpl w:val="2A1CD840"/>
    <w:lvl w:ilvl="0" w:tplc="C9B2403C">
      <w:start w:val="1"/>
      <w:numFmt w:val="decimal"/>
      <w:lvlText w:val="%1."/>
      <w:lvlJc w:val="left"/>
      <w:pPr>
        <w:ind w:left="857" w:hanging="360"/>
      </w:pPr>
      <w:rPr>
        <w:rFonts w:ascii="Calibri" w:eastAsia="Calibri" w:hAnsi="Calibri" w:cs="Calibri" w:hint="default"/>
        <w:b w:val="0"/>
        <w:bCs w:val="0"/>
        <w:i w:val="0"/>
        <w:iCs w:val="0"/>
        <w:spacing w:val="-1"/>
        <w:w w:val="110"/>
        <w:sz w:val="22"/>
        <w:szCs w:val="22"/>
        <w:lang w:val="nl-NL" w:eastAsia="en-US" w:bidi="ar-SA"/>
      </w:rPr>
    </w:lvl>
    <w:lvl w:ilvl="1" w:tplc="B7FCE0D4">
      <w:numFmt w:val="bullet"/>
      <w:lvlText w:val="•"/>
      <w:lvlJc w:val="left"/>
      <w:pPr>
        <w:ind w:left="1766" w:hanging="360"/>
      </w:pPr>
      <w:rPr>
        <w:rFonts w:hint="default"/>
        <w:lang w:val="nl-NL" w:eastAsia="en-US" w:bidi="ar-SA"/>
      </w:rPr>
    </w:lvl>
    <w:lvl w:ilvl="2" w:tplc="BB66AE94">
      <w:numFmt w:val="bullet"/>
      <w:lvlText w:val="•"/>
      <w:lvlJc w:val="left"/>
      <w:pPr>
        <w:ind w:left="2673" w:hanging="360"/>
      </w:pPr>
      <w:rPr>
        <w:rFonts w:hint="default"/>
        <w:lang w:val="nl-NL" w:eastAsia="en-US" w:bidi="ar-SA"/>
      </w:rPr>
    </w:lvl>
    <w:lvl w:ilvl="3" w:tplc="DCC891AC">
      <w:numFmt w:val="bullet"/>
      <w:lvlText w:val="•"/>
      <w:lvlJc w:val="left"/>
      <w:pPr>
        <w:ind w:left="3580" w:hanging="360"/>
      </w:pPr>
      <w:rPr>
        <w:rFonts w:hint="default"/>
        <w:lang w:val="nl-NL" w:eastAsia="en-US" w:bidi="ar-SA"/>
      </w:rPr>
    </w:lvl>
    <w:lvl w:ilvl="4" w:tplc="15FA781E">
      <w:numFmt w:val="bullet"/>
      <w:lvlText w:val="•"/>
      <w:lvlJc w:val="left"/>
      <w:pPr>
        <w:ind w:left="4486" w:hanging="360"/>
      </w:pPr>
      <w:rPr>
        <w:rFonts w:hint="default"/>
        <w:lang w:val="nl-NL" w:eastAsia="en-US" w:bidi="ar-SA"/>
      </w:rPr>
    </w:lvl>
    <w:lvl w:ilvl="5" w:tplc="BC963FDE">
      <w:numFmt w:val="bullet"/>
      <w:lvlText w:val="•"/>
      <w:lvlJc w:val="left"/>
      <w:pPr>
        <w:ind w:left="5393" w:hanging="360"/>
      </w:pPr>
      <w:rPr>
        <w:rFonts w:hint="default"/>
        <w:lang w:val="nl-NL" w:eastAsia="en-US" w:bidi="ar-SA"/>
      </w:rPr>
    </w:lvl>
    <w:lvl w:ilvl="6" w:tplc="9416B6D8">
      <w:numFmt w:val="bullet"/>
      <w:lvlText w:val="•"/>
      <w:lvlJc w:val="left"/>
      <w:pPr>
        <w:ind w:left="6300" w:hanging="360"/>
      </w:pPr>
      <w:rPr>
        <w:rFonts w:hint="default"/>
        <w:lang w:val="nl-NL" w:eastAsia="en-US" w:bidi="ar-SA"/>
      </w:rPr>
    </w:lvl>
    <w:lvl w:ilvl="7" w:tplc="27DEE1F2">
      <w:numFmt w:val="bullet"/>
      <w:lvlText w:val="•"/>
      <w:lvlJc w:val="left"/>
      <w:pPr>
        <w:ind w:left="7206" w:hanging="360"/>
      </w:pPr>
      <w:rPr>
        <w:rFonts w:hint="default"/>
        <w:lang w:val="nl-NL" w:eastAsia="en-US" w:bidi="ar-SA"/>
      </w:rPr>
    </w:lvl>
    <w:lvl w:ilvl="8" w:tplc="B6BE1F42">
      <w:numFmt w:val="bullet"/>
      <w:lvlText w:val="•"/>
      <w:lvlJc w:val="left"/>
      <w:pPr>
        <w:ind w:left="8113" w:hanging="360"/>
      </w:pPr>
      <w:rPr>
        <w:rFonts w:hint="default"/>
        <w:lang w:val="nl-NL" w:eastAsia="en-US" w:bidi="ar-SA"/>
      </w:rPr>
    </w:lvl>
  </w:abstractNum>
  <w:abstractNum w:abstractNumId="2" w15:restartNumberingAfterBreak="0">
    <w:nsid w:val="140E1E4B"/>
    <w:multiLevelType w:val="multilevel"/>
    <w:tmpl w:val="AE684C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FFE0FB5"/>
    <w:multiLevelType w:val="hybridMultilevel"/>
    <w:tmpl w:val="8C563B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E77C54"/>
    <w:multiLevelType w:val="multilevel"/>
    <w:tmpl w:val="0B6C74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79D4A78"/>
    <w:multiLevelType w:val="multilevel"/>
    <w:tmpl w:val="617ADF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110363C"/>
    <w:multiLevelType w:val="hybridMultilevel"/>
    <w:tmpl w:val="C65EB78C"/>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7" w15:restartNumberingAfterBreak="0">
    <w:nsid w:val="43E866FE"/>
    <w:multiLevelType w:val="hybridMultilevel"/>
    <w:tmpl w:val="EEB8899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53436606"/>
    <w:multiLevelType w:val="multilevel"/>
    <w:tmpl w:val="7E2009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89E7F50"/>
    <w:multiLevelType w:val="multilevel"/>
    <w:tmpl w:val="E08299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5BE0267"/>
    <w:multiLevelType w:val="hybridMultilevel"/>
    <w:tmpl w:val="D0528CFA"/>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1" w15:restartNumberingAfterBreak="0">
    <w:nsid w:val="71284FE9"/>
    <w:multiLevelType w:val="multilevel"/>
    <w:tmpl w:val="B414F604"/>
    <w:lvl w:ilvl="0">
      <w:start w:val="1"/>
      <w:numFmt w:val="decimal"/>
      <w:pStyle w:val="Kop1"/>
      <w:lvlText w:val="%1."/>
      <w:lvlJc w:val="left"/>
      <w:pPr>
        <w:tabs>
          <w:tab w:val="num" w:pos="-360"/>
        </w:tabs>
        <w:ind w:left="360" w:hanging="360"/>
      </w:pPr>
    </w:lvl>
    <w:lvl w:ilvl="1">
      <w:start w:val="1"/>
      <w:numFmt w:val="decimal"/>
      <w:pStyle w:val="Kop2"/>
      <w:isLgl/>
      <w:lvlText w:val="%1.%2"/>
      <w:lvlJc w:val="left"/>
      <w:pPr>
        <w:tabs>
          <w:tab w:val="num" w:pos="1483"/>
        </w:tabs>
        <w:ind w:left="2203" w:hanging="360"/>
      </w:pPr>
    </w:lvl>
    <w:lvl w:ilvl="2">
      <w:start w:val="1"/>
      <w:numFmt w:val="decimal"/>
      <w:pStyle w:val="Kop3"/>
      <w:isLgl/>
      <w:lvlText w:val="%1.%2.%3"/>
      <w:lvlJc w:val="left"/>
      <w:pPr>
        <w:tabs>
          <w:tab w:val="num" w:pos="-360"/>
        </w:tabs>
        <w:ind w:left="720" w:hanging="720"/>
      </w:pPr>
    </w:lvl>
    <w:lvl w:ilvl="3">
      <w:start w:val="1"/>
      <w:numFmt w:val="decimal"/>
      <w:isLgl/>
      <w:lvlText w:val="%1.%2.%3.%4"/>
      <w:lvlJc w:val="left"/>
      <w:pPr>
        <w:tabs>
          <w:tab w:val="num" w:pos="-360"/>
        </w:tabs>
        <w:ind w:left="720" w:hanging="720"/>
      </w:pPr>
    </w:lvl>
    <w:lvl w:ilvl="4">
      <w:start w:val="1"/>
      <w:numFmt w:val="decimal"/>
      <w:isLgl/>
      <w:lvlText w:val="%1.%2.%3.%4.%5"/>
      <w:lvlJc w:val="left"/>
      <w:pPr>
        <w:tabs>
          <w:tab w:val="num" w:pos="-360"/>
        </w:tabs>
        <w:ind w:left="1080" w:hanging="1080"/>
      </w:pPr>
    </w:lvl>
    <w:lvl w:ilvl="5">
      <w:start w:val="1"/>
      <w:numFmt w:val="decimal"/>
      <w:isLgl/>
      <w:lvlText w:val="%1.%2.%3.%4.%5.%6"/>
      <w:lvlJc w:val="left"/>
      <w:pPr>
        <w:tabs>
          <w:tab w:val="num" w:pos="-360"/>
        </w:tabs>
        <w:ind w:left="1440" w:hanging="1440"/>
      </w:pPr>
    </w:lvl>
    <w:lvl w:ilvl="6">
      <w:start w:val="1"/>
      <w:numFmt w:val="decimal"/>
      <w:isLgl/>
      <w:lvlText w:val="%1.%2.%3.%4.%5.%6.%7"/>
      <w:lvlJc w:val="left"/>
      <w:pPr>
        <w:tabs>
          <w:tab w:val="num" w:pos="-360"/>
        </w:tabs>
        <w:ind w:left="1440" w:hanging="1440"/>
      </w:pPr>
    </w:lvl>
    <w:lvl w:ilvl="7">
      <w:start w:val="1"/>
      <w:numFmt w:val="decimal"/>
      <w:isLgl/>
      <w:lvlText w:val="%1.%2.%3.%4.%5.%6.%7.%8"/>
      <w:lvlJc w:val="left"/>
      <w:pPr>
        <w:tabs>
          <w:tab w:val="num" w:pos="-360"/>
        </w:tabs>
        <w:ind w:left="1800" w:hanging="1800"/>
      </w:pPr>
    </w:lvl>
    <w:lvl w:ilvl="8">
      <w:start w:val="1"/>
      <w:numFmt w:val="decimal"/>
      <w:isLgl/>
      <w:lvlText w:val="%1.%2.%3.%4.%5.%6.%7.%8.%9"/>
      <w:lvlJc w:val="left"/>
      <w:pPr>
        <w:tabs>
          <w:tab w:val="num" w:pos="-360"/>
        </w:tabs>
        <w:ind w:left="1800" w:hanging="1800"/>
      </w:pPr>
    </w:lvl>
  </w:abstractNum>
  <w:num w:numId="1" w16cid:durableId="1349679625">
    <w:abstractNumId w:val="11"/>
  </w:num>
  <w:num w:numId="2" w16cid:durableId="1359818663">
    <w:abstractNumId w:val="4"/>
  </w:num>
  <w:num w:numId="3" w16cid:durableId="396981532">
    <w:abstractNumId w:val="5"/>
  </w:num>
  <w:num w:numId="4" w16cid:durableId="519978629">
    <w:abstractNumId w:val="2"/>
  </w:num>
  <w:num w:numId="5" w16cid:durableId="1825850036">
    <w:abstractNumId w:val="9"/>
  </w:num>
  <w:num w:numId="6" w16cid:durableId="560750024">
    <w:abstractNumId w:val="8"/>
  </w:num>
  <w:num w:numId="7" w16cid:durableId="211774027">
    <w:abstractNumId w:val="1"/>
  </w:num>
  <w:num w:numId="8" w16cid:durableId="997266330">
    <w:abstractNumId w:val="0"/>
  </w:num>
  <w:num w:numId="9" w16cid:durableId="689185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4122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3146641">
    <w:abstractNumId w:val="7"/>
  </w:num>
  <w:num w:numId="12" w16cid:durableId="1742827990">
    <w:abstractNumId w:val="10"/>
  </w:num>
  <w:num w:numId="13" w16cid:durableId="2013296045">
    <w:abstractNumId w:val="6"/>
  </w:num>
  <w:num w:numId="14" w16cid:durableId="166023073">
    <w:abstractNumId w:val="3"/>
  </w:num>
  <w:num w:numId="15" w16cid:durableId="1376200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9918257">
    <w:abstractNumId w:val="11"/>
    <w:lvlOverride w:ilvl="0">
      <w:startOverride w:val="4"/>
    </w:lvlOverride>
    <w:lvlOverride w:ilvl="1">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Somsen">
    <w15:presenceInfo w15:providerId="AD" w15:userId="S::os0094374@windesheim.nl::721f5683-c391-4192-a0b7-b15e292ca7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949"/>
    <w:rsid w:val="00000286"/>
    <w:rsid w:val="0000055D"/>
    <w:rsid w:val="00004424"/>
    <w:rsid w:val="00007F90"/>
    <w:rsid w:val="00010D42"/>
    <w:rsid w:val="00013405"/>
    <w:rsid w:val="00014687"/>
    <w:rsid w:val="00014A50"/>
    <w:rsid w:val="00016B6E"/>
    <w:rsid w:val="0002123B"/>
    <w:rsid w:val="000233A4"/>
    <w:rsid w:val="00023768"/>
    <w:rsid w:val="000268B7"/>
    <w:rsid w:val="000374F6"/>
    <w:rsid w:val="0004174F"/>
    <w:rsid w:val="00041754"/>
    <w:rsid w:val="00045B79"/>
    <w:rsid w:val="00055157"/>
    <w:rsid w:val="00060CE8"/>
    <w:rsid w:val="00066063"/>
    <w:rsid w:val="00075B52"/>
    <w:rsid w:val="00081478"/>
    <w:rsid w:val="00082E43"/>
    <w:rsid w:val="0008479D"/>
    <w:rsid w:val="000913A3"/>
    <w:rsid w:val="00093323"/>
    <w:rsid w:val="000977CB"/>
    <w:rsid w:val="000A567B"/>
    <w:rsid w:val="000A7853"/>
    <w:rsid w:val="000B1F84"/>
    <w:rsid w:val="000B2E0D"/>
    <w:rsid w:val="000B6C3E"/>
    <w:rsid w:val="000C1BDE"/>
    <w:rsid w:val="000C7921"/>
    <w:rsid w:val="000D2393"/>
    <w:rsid w:val="000E544D"/>
    <w:rsid w:val="000E54F8"/>
    <w:rsid w:val="000F6E7D"/>
    <w:rsid w:val="000F768D"/>
    <w:rsid w:val="001065C3"/>
    <w:rsid w:val="001108FA"/>
    <w:rsid w:val="00113116"/>
    <w:rsid w:val="00115304"/>
    <w:rsid w:val="00141124"/>
    <w:rsid w:val="00144F3B"/>
    <w:rsid w:val="00146A32"/>
    <w:rsid w:val="00147A50"/>
    <w:rsid w:val="00147B5A"/>
    <w:rsid w:val="001516EF"/>
    <w:rsid w:val="00151E6B"/>
    <w:rsid w:val="00153748"/>
    <w:rsid w:val="00153C31"/>
    <w:rsid w:val="0015453C"/>
    <w:rsid w:val="001549A2"/>
    <w:rsid w:val="00162890"/>
    <w:rsid w:val="00163183"/>
    <w:rsid w:val="0017125E"/>
    <w:rsid w:val="00171E44"/>
    <w:rsid w:val="00181971"/>
    <w:rsid w:val="00192D7E"/>
    <w:rsid w:val="00197426"/>
    <w:rsid w:val="001A26B8"/>
    <w:rsid w:val="001A2ECD"/>
    <w:rsid w:val="001A366E"/>
    <w:rsid w:val="001B63C4"/>
    <w:rsid w:val="001C6D91"/>
    <w:rsid w:val="001D1AF1"/>
    <w:rsid w:val="001D4877"/>
    <w:rsid w:val="001D623A"/>
    <w:rsid w:val="001D7094"/>
    <w:rsid w:val="001E0123"/>
    <w:rsid w:val="001E01B1"/>
    <w:rsid w:val="001E0E38"/>
    <w:rsid w:val="001F3AC2"/>
    <w:rsid w:val="00207252"/>
    <w:rsid w:val="0021147C"/>
    <w:rsid w:val="002136A2"/>
    <w:rsid w:val="00221629"/>
    <w:rsid w:val="002307F7"/>
    <w:rsid w:val="00241199"/>
    <w:rsid w:val="00250715"/>
    <w:rsid w:val="00251EC2"/>
    <w:rsid w:val="00260857"/>
    <w:rsid w:val="00262865"/>
    <w:rsid w:val="0026476A"/>
    <w:rsid w:val="002716B8"/>
    <w:rsid w:val="002723C4"/>
    <w:rsid w:val="00277939"/>
    <w:rsid w:val="0028182C"/>
    <w:rsid w:val="00292E10"/>
    <w:rsid w:val="002A147E"/>
    <w:rsid w:val="002A1833"/>
    <w:rsid w:val="002A6EBB"/>
    <w:rsid w:val="002B57DC"/>
    <w:rsid w:val="002B6823"/>
    <w:rsid w:val="002C21C6"/>
    <w:rsid w:val="002C6E9A"/>
    <w:rsid w:val="002D2F39"/>
    <w:rsid w:val="002D3FD0"/>
    <w:rsid w:val="002D4272"/>
    <w:rsid w:val="002E236F"/>
    <w:rsid w:val="002E465E"/>
    <w:rsid w:val="002F03AE"/>
    <w:rsid w:val="002F2855"/>
    <w:rsid w:val="002F73C2"/>
    <w:rsid w:val="0030165F"/>
    <w:rsid w:val="0030244C"/>
    <w:rsid w:val="00305AC6"/>
    <w:rsid w:val="00310E76"/>
    <w:rsid w:val="00312367"/>
    <w:rsid w:val="00312B89"/>
    <w:rsid w:val="003228AB"/>
    <w:rsid w:val="00343035"/>
    <w:rsid w:val="00343A45"/>
    <w:rsid w:val="00344EC4"/>
    <w:rsid w:val="00353CA9"/>
    <w:rsid w:val="00354CEE"/>
    <w:rsid w:val="003559E2"/>
    <w:rsid w:val="0035668F"/>
    <w:rsid w:val="00360D5A"/>
    <w:rsid w:val="00366433"/>
    <w:rsid w:val="003834E3"/>
    <w:rsid w:val="00383BAF"/>
    <w:rsid w:val="003920AA"/>
    <w:rsid w:val="00397BB5"/>
    <w:rsid w:val="003A2BFE"/>
    <w:rsid w:val="003C377C"/>
    <w:rsid w:val="003C5DD2"/>
    <w:rsid w:val="003D1098"/>
    <w:rsid w:val="003D1885"/>
    <w:rsid w:val="003D1F20"/>
    <w:rsid w:val="003E405D"/>
    <w:rsid w:val="003E61A7"/>
    <w:rsid w:val="003E66D9"/>
    <w:rsid w:val="003F2ECE"/>
    <w:rsid w:val="003F72BB"/>
    <w:rsid w:val="00415C24"/>
    <w:rsid w:val="00417B41"/>
    <w:rsid w:val="00427E3F"/>
    <w:rsid w:val="00441667"/>
    <w:rsid w:val="00452B5A"/>
    <w:rsid w:val="00454675"/>
    <w:rsid w:val="004554A3"/>
    <w:rsid w:val="004607D3"/>
    <w:rsid w:val="00474A21"/>
    <w:rsid w:val="0048208A"/>
    <w:rsid w:val="00490A71"/>
    <w:rsid w:val="00490A7A"/>
    <w:rsid w:val="004916D2"/>
    <w:rsid w:val="004A2D8D"/>
    <w:rsid w:val="004A2FEC"/>
    <w:rsid w:val="004A5618"/>
    <w:rsid w:val="004B050D"/>
    <w:rsid w:val="004C2292"/>
    <w:rsid w:val="004C3AAA"/>
    <w:rsid w:val="004C7961"/>
    <w:rsid w:val="004F2252"/>
    <w:rsid w:val="004F4956"/>
    <w:rsid w:val="004F5A70"/>
    <w:rsid w:val="00500096"/>
    <w:rsid w:val="00500A2B"/>
    <w:rsid w:val="00507DBE"/>
    <w:rsid w:val="005111CF"/>
    <w:rsid w:val="00512642"/>
    <w:rsid w:val="00513090"/>
    <w:rsid w:val="00516695"/>
    <w:rsid w:val="00536998"/>
    <w:rsid w:val="005371C1"/>
    <w:rsid w:val="00551556"/>
    <w:rsid w:val="0055651E"/>
    <w:rsid w:val="00557A60"/>
    <w:rsid w:val="0056054F"/>
    <w:rsid w:val="005614ED"/>
    <w:rsid w:val="00564F44"/>
    <w:rsid w:val="00574D73"/>
    <w:rsid w:val="00576B08"/>
    <w:rsid w:val="005876D1"/>
    <w:rsid w:val="00590139"/>
    <w:rsid w:val="00590979"/>
    <w:rsid w:val="00592CF9"/>
    <w:rsid w:val="00594052"/>
    <w:rsid w:val="00596E33"/>
    <w:rsid w:val="005A21FA"/>
    <w:rsid w:val="005A38B2"/>
    <w:rsid w:val="005B1626"/>
    <w:rsid w:val="005B382E"/>
    <w:rsid w:val="005B55F4"/>
    <w:rsid w:val="005B774B"/>
    <w:rsid w:val="005D1DF8"/>
    <w:rsid w:val="005E4AF2"/>
    <w:rsid w:val="005F789C"/>
    <w:rsid w:val="0060042A"/>
    <w:rsid w:val="006007D3"/>
    <w:rsid w:val="00605363"/>
    <w:rsid w:val="00616C6D"/>
    <w:rsid w:val="006216E3"/>
    <w:rsid w:val="006230CD"/>
    <w:rsid w:val="00623DF7"/>
    <w:rsid w:val="00635805"/>
    <w:rsid w:val="00644AD2"/>
    <w:rsid w:val="006551EF"/>
    <w:rsid w:val="00655A7A"/>
    <w:rsid w:val="00661A95"/>
    <w:rsid w:val="00672FF5"/>
    <w:rsid w:val="00683088"/>
    <w:rsid w:val="00691839"/>
    <w:rsid w:val="0069333F"/>
    <w:rsid w:val="00693DD2"/>
    <w:rsid w:val="00695E1C"/>
    <w:rsid w:val="006A7A8A"/>
    <w:rsid w:val="006B190F"/>
    <w:rsid w:val="006B52E9"/>
    <w:rsid w:val="006C2917"/>
    <w:rsid w:val="006C5DB4"/>
    <w:rsid w:val="006D58FF"/>
    <w:rsid w:val="006D6910"/>
    <w:rsid w:val="006E06E4"/>
    <w:rsid w:val="006E5663"/>
    <w:rsid w:val="006E61F3"/>
    <w:rsid w:val="006F1780"/>
    <w:rsid w:val="006F19FD"/>
    <w:rsid w:val="006F5E5D"/>
    <w:rsid w:val="006F6A3F"/>
    <w:rsid w:val="007053D4"/>
    <w:rsid w:val="0070671B"/>
    <w:rsid w:val="0071759F"/>
    <w:rsid w:val="0072397F"/>
    <w:rsid w:val="00723CB1"/>
    <w:rsid w:val="00731695"/>
    <w:rsid w:val="0075030C"/>
    <w:rsid w:val="00754C88"/>
    <w:rsid w:val="007573A1"/>
    <w:rsid w:val="00760310"/>
    <w:rsid w:val="007620EE"/>
    <w:rsid w:val="0079046B"/>
    <w:rsid w:val="007A332A"/>
    <w:rsid w:val="007A3A25"/>
    <w:rsid w:val="007A609E"/>
    <w:rsid w:val="007A771F"/>
    <w:rsid w:val="007B447C"/>
    <w:rsid w:val="007B56D2"/>
    <w:rsid w:val="007B577B"/>
    <w:rsid w:val="007B623B"/>
    <w:rsid w:val="007B6D80"/>
    <w:rsid w:val="007C2DCF"/>
    <w:rsid w:val="007C3F41"/>
    <w:rsid w:val="007C46F4"/>
    <w:rsid w:val="007C5484"/>
    <w:rsid w:val="007D3A58"/>
    <w:rsid w:val="007D69FB"/>
    <w:rsid w:val="007E174C"/>
    <w:rsid w:val="007E2F07"/>
    <w:rsid w:val="007E587D"/>
    <w:rsid w:val="007E7A53"/>
    <w:rsid w:val="007F6750"/>
    <w:rsid w:val="007F782B"/>
    <w:rsid w:val="008077F5"/>
    <w:rsid w:val="00811CD3"/>
    <w:rsid w:val="00821C41"/>
    <w:rsid w:val="00825AD1"/>
    <w:rsid w:val="008333B1"/>
    <w:rsid w:val="00833735"/>
    <w:rsid w:val="008370F5"/>
    <w:rsid w:val="00843C04"/>
    <w:rsid w:val="00881932"/>
    <w:rsid w:val="00882F5C"/>
    <w:rsid w:val="008901BA"/>
    <w:rsid w:val="00897F76"/>
    <w:rsid w:val="008A1CA8"/>
    <w:rsid w:val="008B2D85"/>
    <w:rsid w:val="008B6A84"/>
    <w:rsid w:val="008B7894"/>
    <w:rsid w:val="008C5DE9"/>
    <w:rsid w:val="008D53B6"/>
    <w:rsid w:val="008E0C46"/>
    <w:rsid w:val="008E1B59"/>
    <w:rsid w:val="008E3A9D"/>
    <w:rsid w:val="008E41DF"/>
    <w:rsid w:val="008F22DE"/>
    <w:rsid w:val="008F5160"/>
    <w:rsid w:val="008F5379"/>
    <w:rsid w:val="0090213E"/>
    <w:rsid w:val="00916263"/>
    <w:rsid w:val="009232E7"/>
    <w:rsid w:val="009279C7"/>
    <w:rsid w:val="00933FDB"/>
    <w:rsid w:val="009360E5"/>
    <w:rsid w:val="009376D9"/>
    <w:rsid w:val="00943069"/>
    <w:rsid w:val="00957FED"/>
    <w:rsid w:val="00960C9B"/>
    <w:rsid w:val="009674D9"/>
    <w:rsid w:val="00970E3B"/>
    <w:rsid w:val="00987091"/>
    <w:rsid w:val="00990EE6"/>
    <w:rsid w:val="00991428"/>
    <w:rsid w:val="009925D8"/>
    <w:rsid w:val="00995C00"/>
    <w:rsid w:val="009A4985"/>
    <w:rsid w:val="009A64A1"/>
    <w:rsid w:val="009B07CF"/>
    <w:rsid w:val="009B4429"/>
    <w:rsid w:val="009B5EAF"/>
    <w:rsid w:val="009B6089"/>
    <w:rsid w:val="009C0CDF"/>
    <w:rsid w:val="009C430E"/>
    <w:rsid w:val="009D203C"/>
    <w:rsid w:val="009E7868"/>
    <w:rsid w:val="009F0B97"/>
    <w:rsid w:val="009F0CD8"/>
    <w:rsid w:val="009F2BAF"/>
    <w:rsid w:val="00A00FEC"/>
    <w:rsid w:val="00A15D1F"/>
    <w:rsid w:val="00A16DB6"/>
    <w:rsid w:val="00A21BA3"/>
    <w:rsid w:val="00A26B71"/>
    <w:rsid w:val="00A26FDB"/>
    <w:rsid w:val="00A3008E"/>
    <w:rsid w:val="00A32FB8"/>
    <w:rsid w:val="00A34FFB"/>
    <w:rsid w:val="00A52F78"/>
    <w:rsid w:val="00A63084"/>
    <w:rsid w:val="00A7320E"/>
    <w:rsid w:val="00A772CE"/>
    <w:rsid w:val="00A820CF"/>
    <w:rsid w:val="00A91B1C"/>
    <w:rsid w:val="00A92CC1"/>
    <w:rsid w:val="00A93AEE"/>
    <w:rsid w:val="00A960AE"/>
    <w:rsid w:val="00AA22CF"/>
    <w:rsid w:val="00AB352E"/>
    <w:rsid w:val="00AB6C34"/>
    <w:rsid w:val="00AC2270"/>
    <w:rsid w:val="00AC3493"/>
    <w:rsid w:val="00AC3ED8"/>
    <w:rsid w:val="00AE22DD"/>
    <w:rsid w:val="00AF26DD"/>
    <w:rsid w:val="00AF38FD"/>
    <w:rsid w:val="00AF7C42"/>
    <w:rsid w:val="00B03016"/>
    <w:rsid w:val="00B06290"/>
    <w:rsid w:val="00B14F27"/>
    <w:rsid w:val="00B167A2"/>
    <w:rsid w:val="00B1799F"/>
    <w:rsid w:val="00B4120A"/>
    <w:rsid w:val="00B5028C"/>
    <w:rsid w:val="00B52863"/>
    <w:rsid w:val="00B5354B"/>
    <w:rsid w:val="00B53CB3"/>
    <w:rsid w:val="00B6470A"/>
    <w:rsid w:val="00B74E94"/>
    <w:rsid w:val="00B75D09"/>
    <w:rsid w:val="00B75DB2"/>
    <w:rsid w:val="00B82DFD"/>
    <w:rsid w:val="00B85117"/>
    <w:rsid w:val="00B903B1"/>
    <w:rsid w:val="00B90FC2"/>
    <w:rsid w:val="00B92F37"/>
    <w:rsid w:val="00BA3F61"/>
    <w:rsid w:val="00BB3144"/>
    <w:rsid w:val="00BB5CE0"/>
    <w:rsid w:val="00BC0092"/>
    <w:rsid w:val="00BC163B"/>
    <w:rsid w:val="00BC7AD3"/>
    <w:rsid w:val="00BD3AB2"/>
    <w:rsid w:val="00BE35C4"/>
    <w:rsid w:val="00BF0C8B"/>
    <w:rsid w:val="00BF318D"/>
    <w:rsid w:val="00BF591A"/>
    <w:rsid w:val="00C008D0"/>
    <w:rsid w:val="00C01C35"/>
    <w:rsid w:val="00C2757F"/>
    <w:rsid w:val="00C406A0"/>
    <w:rsid w:val="00C4220F"/>
    <w:rsid w:val="00C52804"/>
    <w:rsid w:val="00C529DE"/>
    <w:rsid w:val="00C54AF0"/>
    <w:rsid w:val="00C64166"/>
    <w:rsid w:val="00C65124"/>
    <w:rsid w:val="00C6747A"/>
    <w:rsid w:val="00C75069"/>
    <w:rsid w:val="00C84A59"/>
    <w:rsid w:val="00CA7210"/>
    <w:rsid w:val="00CC0A3C"/>
    <w:rsid w:val="00CC25AD"/>
    <w:rsid w:val="00CC3357"/>
    <w:rsid w:val="00CD0A5A"/>
    <w:rsid w:val="00CD5D81"/>
    <w:rsid w:val="00CE747B"/>
    <w:rsid w:val="00CF0ECE"/>
    <w:rsid w:val="00CF15CE"/>
    <w:rsid w:val="00CF36A4"/>
    <w:rsid w:val="00D01418"/>
    <w:rsid w:val="00D121D7"/>
    <w:rsid w:val="00D12419"/>
    <w:rsid w:val="00D12CA4"/>
    <w:rsid w:val="00D14378"/>
    <w:rsid w:val="00D165FA"/>
    <w:rsid w:val="00D16E44"/>
    <w:rsid w:val="00D24252"/>
    <w:rsid w:val="00D24451"/>
    <w:rsid w:val="00D400C9"/>
    <w:rsid w:val="00D40AC5"/>
    <w:rsid w:val="00D53C15"/>
    <w:rsid w:val="00D6145F"/>
    <w:rsid w:val="00D70D46"/>
    <w:rsid w:val="00D7771D"/>
    <w:rsid w:val="00D93654"/>
    <w:rsid w:val="00D96A72"/>
    <w:rsid w:val="00DB244F"/>
    <w:rsid w:val="00DB7B16"/>
    <w:rsid w:val="00DC604F"/>
    <w:rsid w:val="00DC6429"/>
    <w:rsid w:val="00DC7187"/>
    <w:rsid w:val="00DC72EF"/>
    <w:rsid w:val="00DD03B9"/>
    <w:rsid w:val="00DE1C4A"/>
    <w:rsid w:val="00DE6100"/>
    <w:rsid w:val="00DF5B62"/>
    <w:rsid w:val="00E055A8"/>
    <w:rsid w:val="00E12CDC"/>
    <w:rsid w:val="00E134BE"/>
    <w:rsid w:val="00E25BC4"/>
    <w:rsid w:val="00E329FF"/>
    <w:rsid w:val="00E44E88"/>
    <w:rsid w:val="00E45A8F"/>
    <w:rsid w:val="00E63F2F"/>
    <w:rsid w:val="00E73BE2"/>
    <w:rsid w:val="00E75670"/>
    <w:rsid w:val="00E83398"/>
    <w:rsid w:val="00E92361"/>
    <w:rsid w:val="00E94115"/>
    <w:rsid w:val="00E9522F"/>
    <w:rsid w:val="00EA2DC3"/>
    <w:rsid w:val="00EB7D17"/>
    <w:rsid w:val="00EC41B1"/>
    <w:rsid w:val="00ED49E9"/>
    <w:rsid w:val="00EE4209"/>
    <w:rsid w:val="00EE4B3E"/>
    <w:rsid w:val="00EE5906"/>
    <w:rsid w:val="00F017BD"/>
    <w:rsid w:val="00F10205"/>
    <w:rsid w:val="00F11B86"/>
    <w:rsid w:val="00F25D25"/>
    <w:rsid w:val="00F32D0C"/>
    <w:rsid w:val="00F33BEC"/>
    <w:rsid w:val="00F33F0A"/>
    <w:rsid w:val="00F663A8"/>
    <w:rsid w:val="00F75C28"/>
    <w:rsid w:val="00F85840"/>
    <w:rsid w:val="00F9235B"/>
    <w:rsid w:val="00F92523"/>
    <w:rsid w:val="00FA54BB"/>
    <w:rsid w:val="00FA795E"/>
    <w:rsid w:val="00FB1949"/>
    <w:rsid w:val="00FB2336"/>
    <w:rsid w:val="00FC1528"/>
    <w:rsid w:val="00FC37BB"/>
    <w:rsid w:val="00FD33F7"/>
    <w:rsid w:val="00FD3D7C"/>
    <w:rsid w:val="00FD3F95"/>
    <w:rsid w:val="00FE3685"/>
    <w:rsid w:val="00FE6D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4E95C"/>
  <w15:docId w15:val="{5C5E8628-66B4-47F0-95B1-25F0C7D0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3466F"/>
    <w:pPr>
      <w:suppressAutoHyphens w:val="0"/>
      <w:spacing w:after="160" w:line="259" w:lineRule="auto"/>
    </w:pPr>
    <w:rPr>
      <w:lang w:val="nl-NL"/>
    </w:rPr>
  </w:style>
  <w:style w:type="paragraph" w:styleId="Kop1">
    <w:name w:val="heading 1"/>
    <w:basedOn w:val="Standaard"/>
    <w:next w:val="Standaard"/>
    <w:link w:val="Kop1Char"/>
    <w:uiPriority w:val="9"/>
    <w:qFormat/>
    <w:rsid w:val="00C4703A"/>
    <w:pPr>
      <w:keepNext/>
      <w:keepLines/>
      <w:numPr>
        <w:numId w:val="1"/>
      </w:numPr>
      <w:spacing w:before="240" w:after="0"/>
      <w:ind w:left="426" w:hanging="426"/>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4703A"/>
    <w:pPr>
      <w:keepNext/>
      <w:keepLines/>
      <w:numPr>
        <w:ilvl w:val="1"/>
        <w:numId w:val="1"/>
      </w:numPr>
      <w:tabs>
        <w:tab w:val="clear" w:pos="1483"/>
        <w:tab w:val="num" w:pos="1265"/>
      </w:tabs>
      <w:spacing w:before="40" w:after="0"/>
      <w:ind w:left="567" w:hanging="567"/>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CA7D00"/>
    <w:pPr>
      <w:keepNext/>
      <w:keepLines/>
      <w:numPr>
        <w:ilvl w:val="2"/>
        <w:numId w:val="1"/>
      </w:numPr>
      <w:spacing w:before="40" w:after="0"/>
      <w:ind w:left="709"/>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tekstChar">
    <w:name w:val="Koptekst Char"/>
    <w:basedOn w:val="Standaardalinea-lettertype"/>
    <w:link w:val="Koptekst"/>
    <w:uiPriority w:val="99"/>
    <w:qFormat/>
    <w:rsid w:val="00331AA9"/>
  </w:style>
  <w:style w:type="character" w:customStyle="1" w:styleId="VoettekstChar">
    <w:name w:val="Voettekst Char"/>
    <w:basedOn w:val="Standaardalinea-lettertype"/>
    <w:link w:val="Voettekst"/>
    <w:uiPriority w:val="99"/>
    <w:qFormat/>
    <w:rsid w:val="00331AA9"/>
  </w:style>
  <w:style w:type="character" w:customStyle="1" w:styleId="Kop2Char">
    <w:name w:val="Kop 2 Char"/>
    <w:basedOn w:val="Standaardalinea-lettertype"/>
    <w:link w:val="Kop2"/>
    <w:uiPriority w:val="9"/>
    <w:qFormat/>
    <w:rsid w:val="00C4703A"/>
    <w:rPr>
      <w:rFonts w:asciiTheme="majorHAnsi" w:eastAsiaTheme="majorEastAsia" w:hAnsiTheme="majorHAnsi" w:cstheme="majorBidi"/>
      <w:color w:val="2F5496" w:themeColor="accent1" w:themeShade="BF"/>
      <w:sz w:val="26"/>
      <w:szCs w:val="26"/>
      <w:lang w:val="nl-NL"/>
    </w:rPr>
  </w:style>
  <w:style w:type="character" w:customStyle="1" w:styleId="Kop1Char">
    <w:name w:val="Kop 1 Char"/>
    <w:basedOn w:val="Standaardalinea-lettertype"/>
    <w:link w:val="Kop1"/>
    <w:uiPriority w:val="9"/>
    <w:qFormat/>
    <w:rsid w:val="00C4703A"/>
    <w:rPr>
      <w:rFonts w:asciiTheme="majorHAnsi" w:eastAsiaTheme="majorEastAsia" w:hAnsiTheme="majorHAnsi" w:cstheme="majorBidi"/>
      <w:color w:val="2F5496" w:themeColor="accent1" w:themeShade="BF"/>
      <w:sz w:val="32"/>
      <w:szCs w:val="32"/>
      <w:lang w:val="nl-NL"/>
    </w:rPr>
  </w:style>
  <w:style w:type="character" w:customStyle="1" w:styleId="normaltextrun">
    <w:name w:val="normaltextrun"/>
    <w:basedOn w:val="Standaardalinea-lettertype"/>
    <w:qFormat/>
    <w:rsid w:val="006678FC"/>
  </w:style>
  <w:style w:type="character" w:customStyle="1" w:styleId="eop">
    <w:name w:val="eop"/>
    <w:basedOn w:val="Standaardalinea-lettertype"/>
    <w:qFormat/>
    <w:rsid w:val="006678FC"/>
  </w:style>
  <w:style w:type="character" w:customStyle="1" w:styleId="superscript">
    <w:name w:val="superscript"/>
    <w:basedOn w:val="Standaardalinea-lettertype"/>
    <w:qFormat/>
    <w:rsid w:val="006678FC"/>
  </w:style>
  <w:style w:type="character" w:customStyle="1" w:styleId="spellingerror">
    <w:name w:val="spellingerror"/>
    <w:basedOn w:val="Standaardalinea-lettertype"/>
    <w:qFormat/>
    <w:rsid w:val="006678FC"/>
  </w:style>
  <w:style w:type="character" w:customStyle="1" w:styleId="FiguurChar">
    <w:name w:val="Figuur Char"/>
    <w:basedOn w:val="Standaardalinea-lettertype"/>
    <w:link w:val="Figuur"/>
    <w:qFormat/>
    <w:rsid w:val="0058106B"/>
    <w:rPr>
      <w:rFonts w:cstheme="minorHAnsi"/>
      <w:i/>
      <w:iCs/>
      <w:sz w:val="20"/>
      <w:szCs w:val="20"/>
      <w:lang w:val="nl-NL"/>
    </w:rPr>
  </w:style>
  <w:style w:type="character" w:styleId="Hyperlink">
    <w:name w:val="Hyperlink"/>
    <w:basedOn w:val="Standaardalinea-lettertype"/>
    <w:uiPriority w:val="99"/>
    <w:unhideWhenUsed/>
    <w:rsid w:val="00752133"/>
    <w:rPr>
      <w:color w:val="0563C1" w:themeColor="hyperlink"/>
      <w:u w:val="single"/>
    </w:rPr>
  </w:style>
  <w:style w:type="character" w:styleId="Onopgelostemelding">
    <w:name w:val="Unresolved Mention"/>
    <w:basedOn w:val="Standaardalinea-lettertype"/>
    <w:uiPriority w:val="99"/>
    <w:semiHidden/>
    <w:unhideWhenUsed/>
    <w:qFormat/>
    <w:rsid w:val="00752133"/>
    <w:rPr>
      <w:color w:val="605E5C"/>
      <w:shd w:val="clear" w:color="auto" w:fill="E1DFDD"/>
    </w:rPr>
  </w:style>
  <w:style w:type="character" w:customStyle="1" w:styleId="TitelChar">
    <w:name w:val="Titel Char"/>
    <w:basedOn w:val="Standaardalinea-lettertype"/>
    <w:link w:val="Titel"/>
    <w:uiPriority w:val="10"/>
    <w:qFormat/>
    <w:rsid w:val="00315838"/>
    <w:rPr>
      <w:rFonts w:asciiTheme="majorHAnsi" w:eastAsiaTheme="majorEastAsia" w:hAnsiTheme="majorHAnsi" w:cstheme="majorBidi"/>
      <w:spacing w:val="-10"/>
      <w:kern w:val="2"/>
      <w:sz w:val="56"/>
      <w:szCs w:val="56"/>
    </w:rPr>
  </w:style>
  <w:style w:type="character" w:customStyle="1" w:styleId="wacimagecontainer">
    <w:name w:val="wacimagecontainer"/>
    <w:basedOn w:val="Standaardalinea-lettertype"/>
    <w:qFormat/>
    <w:rsid w:val="001B5CA1"/>
  </w:style>
  <w:style w:type="character" w:customStyle="1" w:styleId="Kop3Char">
    <w:name w:val="Kop 3 Char"/>
    <w:basedOn w:val="Standaardalinea-lettertype"/>
    <w:link w:val="Kop3"/>
    <w:uiPriority w:val="9"/>
    <w:qFormat/>
    <w:rsid w:val="00CA7D00"/>
    <w:rPr>
      <w:rFonts w:asciiTheme="majorHAnsi" w:eastAsiaTheme="majorEastAsia" w:hAnsiTheme="majorHAnsi" w:cstheme="majorBidi"/>
      <w:color w:val="1F3763" w:themeColor="accent1" w:themeShade="7F"/>
      <w:sz w:val="24"/>
      <w:szCs w:val="24"/>
      <w:lang w:val="nl-NL"/>
    </w:rPr>
  </w:style>
  <w:style w:type="character" w:styleId="Verwijzingopmerking">
    <w:name w:val="annotation reference"/>
    <w:basedOn w:val="Standaardalinea-lettertype"/>
    <w:uiPriority w:val="99"/>
    <w:semiHidden/>
    <w:unhideWhenUsed/>
    <w:qFormat/>
    <w:rsid w:val="000E1CBE"/>
    <w:rPr>
      <w:sz w:val="16"/>
      <w:szCs w:val="16"/>
    </w:rPr>
  </w:style>
  <w:style w:type="character" w:customStyle="1" w:styleId="TekstopmerkingChar">
    <w:name w:val="Tekst opmerking Char"/>
    <w:basedOn w:val="Standaardalinea-lettertype"/>
    <w:link w:val="Tekstopmerking"/>
    <w:uiPriority w:val="99"/>
    <w:semiHidden/>
    <w:qFormat/>
    <w:rsid w:val="000E1CBE"/>
    <w:rPr>
      <w:sz w:val="20"/>
      <w:szCs w:val="20"/>
      <w:lang w:val="nl-NL"/>
    </w:rPr>
  </w:style>
  <w:style w:type="character" w:customStyle="1" w:styleId="OnderwerpvanopmerkingChar">
    <w:name w:val="Onderwerp van opmerking Char"/>
    <w:basedOn w:val="TekstopmerkingChar"/>
    <w:link w:val="Onderwerpvanopmerking"/>
    <w:uiPriority w:val="99"/>
    <w:semiHidden/>
    <w:qFormat/>
    <w:rsid w:val="000E1CBE"/>
    <w:rPr>
      <w:b/>
      <w:bCs/>
      <w:sz w:val="20"/>
      <w:szCs w:val="20"/>
      <w:lang w:val="nl-NL"/>
    </w:rPr>
  </w:style>
  <w:style w:type="paragraph" w:customStyle="1" w:styleId="Kop">
    <w:name w:val="Kop"/>
    <w:basedOn w:val="Standaard"/>
    <w:next w:val="Plattetekst"/>
    <w:qFormat/>
    <w:pPr>
      <w:keepNext/>
      <w:spacing w:before="240" w:after="120"/>
    </w:pPr>
    <w:rPr>
      <w:rFonts w:ascii="Liberation Sans" w:eastAsia="Microsoft YaHei" w:hAnsi="Liberation Sans" w:cs="Arial"/>
      <w:sz w:val="28"/>
      <w:szCs w:val="28"/>
    </w:rPr>
  </w:style>
  <w:style w:type="paragraph" w:styleId="Plattetekst">
    <w:name w:val="Body Text"/>
    <w:basedOn w:val="Standaard"/>
    <w:pPr>
      <w:spacing w:after="140" w:line="276" w:lineRule="auto"/>
    </w:pPr>
  </w:style>
  <w:style w:type="paragraph" w:styleId="Lijst">
    <w:name w:val="List"/>
    <w:basedOn w:val="Plattetekst"/>
    <w:rPr>
      <w:rFonts w:cs="Arial"/>
    </w:rPr>
  </w:style>
  <w:style w:type="paragraph" w:styleId="Bijschrift">
    <w:name w:val="caption"/>
    <w:basedOn w:val="Standaard"/>
    <w:next w:val="Standaard"/>
    <w:uiPriority w:val="35"/>
    <w:unhideWhenUsed/>
    <w:qFormat/>
    <w:rsid w:val="006678FC"/>
    <w:pPr>
      <w:spacing w:after="200" w:line="240" w:lineRule="auto"/>
      <w:jc w:val="both"/>
    </w:pPr>
    <w:rPr>
      <w:rFonts w:ascii="Lucida Sans Unicode" w:eastAsiaTheme="minorEastAsia" w:hAnsi="Lucida Sans Unicode" w:cs="Lucida Sans Unicode"/>
      <w:i/>
      <w:iCs/>
      <w:color w:val="44546A" w:themeColor="text2"/>
      <w:sz w:val="18"/>
      <w:szCs w:val="18"/>
    </w:rPr>
  </w:style>
  <w:style w:type="paragraph" w:customStyle="1" w:styleId="Index">
    <w:name w:val="Index"/>
    <w:basedOn w:val="Standaard"/>
    <w:qFormat/>
    <w:pPr>
      <w:suppressLineNumbers/>
    </w:pPr>
    <w:rPr>
      <w:rFonts w:cs="Arial"/>
    </w:rPr>
  </w:style>
  <w:style w:type="paragraph" w:styleId="Lijstalinea">
    <w:name w:val="List Paragraph"/>
    <w:basedOn w:val="Standaard"/>
    <w:uiPriority w:val="1"/>
    <w:qFormat/>
    <w:rsid w:val="00F05966"/>
    <w:pPr>
      <w:ind w:left="720"/>
      <w:contextualSpacing/>
    </w:pPr>
  </w:style>
  <w:style w:type="paragraph" w:customStyle="1" w:styleId="Koptekstenvoettekst">
    <w:name w:val="Koptekst en voettekst"/>
    <w:basedOn w:val="Standaard"/>
    <w:qFormat/>
  </w:style>
  <w:style w:type="paragraph" w:styleId="Koptekst">
    <w:name w:val="header"/>
    <w:basedOn w:val="Standaard"/>
    <w:link w:val="KoptekstChar"/>
    <w:uiPriority w:val="99"/>
    <w:unhideWhenUsed/>
    <w:rsid w:val="00331AA9"/>
    <w:pPr>
      <w:tabs>
        <w:tab w:val="center" w:pos="4703"/>
        <w:tab w:val="right" w:pos="9406"/>
      </w:tabs>
      <w:spacing w:after="0" w:line="240" w:lineRule="auto"/>
    </w:pPr>
  </w:style>
  <w:style w:type="paragraph" w:styleId="Voettekst">
    <w:name w:val="footer"/>
    <w:basedOn w:val="Standaard"/>
    <w:link w:val="VoettekstChar"/>
    <w:uiPriority w:val="99"/>
    <w:unhideWhenUsed/>
    <w:rsid w:val="00331AA9"/>
    <w:pPr>
      <w:tabs>
        <w:tab w:val="center" w:pos="4703"/>
        <w:tab w:val="right" w:pos="9406"/>
      </w:tabs>
      <w:spacing w:after="0" w:line="240" w:lineRule="auto"/>
    </w:pPr>
  </w:style>
  <w:style w:type="paragraph" w:customStyle="1" w:styleId="TFFTYFstandaard">
    <w:name w:val="_TFFTYF standaard"/>
    <w:basedOn w:val="Standaard"/>
    <w:qFormat/>
    <w:rsid w:val="006678FC"/>
    <w:pPr>
      <w:spacing w:after="0" w:line="240" w:lineRule="exact"/>
      <w:jc w:val="both"/>
    </w:pPr>
    <w:rPr>
      <w:rFonts w:ascii="Calibri" w:eastAsiaTheme="minorEastAsia" w:hAnsi="Calibri" w:cs="Lucida Sans Unicode"/>
      <w:color w:val="44546A" w:themeColor="text2"/>
      <w:sz w:val="20"/>
      <w:szCs w:val="20"/>
    </w:rPr>
  </w:style>
  <w:style w:type="paragraph" w:customStyle="1" w:styleId="paragraph">
    <w:name w:val="paragraph"/>
    <w:basedOn w:val="Standaard"/>
    <w:qFormat/>
    <w:rsid w:val="006678FC"/>
    <w:pPr>
      <w:spacing w:beforeAutospacing="1" w:afterAutospacing="1" w:line="240" w:lineRule="auto"/>
    </w:pPr>
    <w:rPr>
      <w:rFonts w:ascii="Times New Roman" w:eastAsia="Times New Roman" w:hAnsi="Times New Roman" w:cs="Times New Roman"/>
      <w:sz w:val="24"/>
      <w:szCs w:val="24"/>
    </w:rPr>
  </w:style>
  <w:style w:type="paragraph" w:customStyle="1" w:styleId="Figuur">
    <w:name w:val="Figuur"/>
    <w:basedOn w:val="Standaard"/>
    <w:link w:val="FiguurChar"/>
    <w:qFormat/>
    <w:rsid w:val="0058106B"/>
    <w:rPr>
      <w:rFonts w:cstheme="minorHAnsi"/>
      <w:i/>
      <w:iCs/>
      <w:sz w:val="20"/>
      <w:szCs w:val="20"/>
    </w:rPr>
  </w:style>
  <w:style w:type="paragraph" w:styleId="Titel">
    <w:name w:val="Title"/>
    <w:basedOn w:val="Standaard"/>
    <w:next w:val="Standaard"/>
    <w:link w:val="TitelChar"/>
    <w:uiPriority w:val="10"/>
    <w:qFormat/>
    <w:rsid w:val="00315838"/>
    <w:pPr>
      <w:spacing w:after="0" w:line="240" w:lineRule="auto"/>
      <w:contextualSpacing/>
    </w:pPr>
    <w:rPr>
      <w:rFonts w:asciiTheme="majorHAnsi" w:eastAsiaTheme="majorEastAsia" w:hAnsiTheme="majorHAnsi" w:cstheme="majorBidi"/>
      <w:spacing w:val="-10"/>
      <w:kern w:val="2"/>
      <w:sz w:val="56"/>
      <w:szCs w:val="56"/>
    </w:rPr>
  </w:style>
  <w:style w:type="paragraph" w:styleId="Revisie">
    <w:name w:val="Revision"/>
    <w:uiPriority w:val="99"/>
    <w:semiHidden/>
    <w:qFormat/>
    <w:rsid w:val="0058681C"/>
    <w:rPr>
      <w:lang w:val="nl-NL"/>
    </w:rPr>
  </w:style>
  <w:style w:type="paragraph" w:styleId="Tekstopmerking">
    <w:name w:val="annotation text"/>
    <w:basedOn w:val="Standaard"/>
    <w:link w:val="TekstopmerkingChar"/>
    <w:uiPriority w:val="99"/>
    <w:semiHidden/>
    <w:unhideWhenUsed/>
    <w:rsid w:val="000E1CBE"/>
    <w:pPr>
      <w:spacing w:line="240" w:lineRule="auto"/>
    </w:pPr>
    <w:rPr>
      <w:sz w:val="20"/>
      <w:szCs w:val="20"/>
    </w:rPr>
  </w:style>
  <w:style w:type="paragraph" w:styleId="Onderwerpvanopmerking">
    <w:name w:val="annotation subject"/>
    <w:basedOn w:val="Tekstopmerking"/>
    <w:next w:val="Tekstopmerking"/>
    <w:link w:val="OnderwerpvanopmerkingChar"/>
    <w:uiPriority w:val="99"/>
    <w:semiHidden/>
    <w:unhideWhenUsed/>
    <w:qFormat/>
    <w:rsid w:val="000E1CBE"/>
    <w:rPr>
      <w:b/>
      <w:bCs/>
    </w:rPr>
  </w:style>
  <w:style w:type="paragraph" w:customStyle="1" w:styleId="Frame-inhoud">
    <w:name w:val="Frame-inhoud"/>
    <w:basedOn w:val="Standaard"/>
    <w:qFormat/>
  </w:style>
  <w:style w:type="table" w:styleId="Tabelraster">
    <w:name w:val="Table Grid"/>
    <w:basedOn w:val="Standaardtabel"/>
    <w:uiPriority w:val="39"/>
    <w:rsid w:val="00281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2-Accent5">
    <w:name w:val="Grid Table 2 Accent 5"/>
    <w:basedOn w:val="Standaardtabel"/>
    <w:uiPriority w:val="47"/>
    <w:rsid w:val="000100F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Inhopg1">
    <w:name w:val="toc 1"/>
    <w:basedOn w:val="Standaard"/>
    <w:uiPriority w:val="39"/>
    <w:qFormat/>
    <w:rsid w:val="00D121D7"/>
    <w:pPr>
      <w:widowControl w:val="0"/>
      <w:autoSpaceDE w:val="0"/>
      <w:autoSpaceDN w:val="0"/>
      <w:spacing w:before="122" w:after="0" w:line="240" w:lineRule="auto"/>
      <w:ind w:left="136"/>
    </w:pPr>
    <w:rPr>
      <w:rFonts w:ascii="Calibri" w:eastAsia="Calibri" w:hAnsi="Calibri" w:cs="Calibri"/>
    </w:rPr>
  </w:style>
  <w:style w:type="paragraph" w:styleId="Kopvaninhoudsopgave">
    <w:name w:val="TOC Heading"/>
    <w:basedOn w:val="Kop1"/>
    <w:next w:val="Standaard"/>
    <w:uiPriority w:val="39"/>
    <w:unhideWhenUsed/>
    <w:qFormat/>
    <w:rsid w:val="00066063"/>
    <w:pPr>
      <w:numPr>
        <w:numId w:val="0"/>
      </w:numPr>
      <w:outlineLvl w:val="9"/>
    </w:pPr>
    <w:rPr>
      <w:lang w:eastAsia="nl-NL"/>
    </w:rPr>
  </w:style>
  <w:style w:type="paragraph" w:styleId="Inhopg2">
    <w:name w:val="toc 2"/>
    <w:basedOn w:val="Standaard"/>
    <w:next w:val="Standaard"/>
    <w:autoRedefine/>
    <w:uiPriority w:val="39"/>
    <w:unhideWhenUsed/>
    <w:rsid w:val="00066063"/>
    <w:pPr>
      <w:spacing w:after="100"/>
      <w:ind w:left="220"/>
    </w:pPr>
  </w:style>
  <w:style w:type="paragraph" w:styleId="Inhopg3">
    <w:name w:val="toc 3"/>
    <w:basedOn w:val="Standaard"/>
    <w:next w:val="Standaard"/>
    <w:autoRedefine/>
    <w:uiPriority w:val="39"/>
    <w:unhideWhenUsed/>
    <w:rsid w:val="00066063"/>
    <w:pPr>
      <w:spacing w:after="100"/>
      <w:ind w:left="440"/>
    </w:pPr>
  </w:style>
  <w:style w:type="paragraph" w:customStyle="1" w:styleId="KopBijlage">
    <w:name w:val="Kop Bijlage"/>
    <w:basedOn w:val="Standaard"/>
    <w:link w:val="KopBijlageChar"/>
    <w:qFormat/>
    <w:rsid w:val="00146A32"/>
    <w:rPr>
      <w:sz w:val="32"/>
      <w:szCs w:val="32"/>
    </w:rPr>
  </w:style>
  <w:style w:type="character" w:customStyle="1" w:styleId="KopBijlageChar">
    <w:name w:val="Kop Bijlage Char"/>
    <w:basedOn w:val="Standaardalinea-lettertype"/>
    <w:link w:val="KopBijlage"/>
    <w:rsid w:val="00146A32"/>
    <w:rPr>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food4rhino.com" TargetMode="External"/><Relationship Id="rId18" Type="http://schemas.openxmlformats.org/officeDocument/2006/relationships/image" Target="media/image6.png"/><Relationship Id="rId26" Type="http://schemas.openxmlformats.org/officeDocument/2006/relationships/hyperlink" Target="https://www.rhino3d.com/" TargetMode="External"/><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hyperlink" Target="http://www.daggegevens.knmi.nl/klimatologie/uurgegevens"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jpe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tmp"/><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rhino3D.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jpeg"/><Relationship Id="rId38" Type="http://schemas.openxmlformats.org/officeDocument/2006/relationships/image" Target="media/image24.png"/><Relationship Id="rId20" Type="http://schemas.openxmlformats.org/officeDocument/2006/relationships/image" Target="media/image8.tmp"/><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dccc21-56b0-40bc-a95e-2ccf19f947fe">
      <Terms xmlns="http://schemas.microsoft.com/office/infopath/2007/PartnerControls"/>
    </lcf76f155ced4ddcb4097134ff3c332f>
    <TaxCatchAll xmlns="8f4d9c92-701f-45e6-9ef3-bde483d7e7c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CF26EA91F94164487947BE92BEF44BA" ma:contentTypeVersion="13" ma:contentTypeDescription="Een nieuw document maken." ma:contentTypeScope="" ma:versionID="30d3bd923be195040d8384966942a3e5">
  <xsd:schema xmlns:xsd="http://www.w3.org/2001/XMLSchema" xmlns:xs="http://www.w3.org/2001/XMLSchema" xmlns:p="http://schemas.microsoft.com/office/2006/metadata/properties" xmlns:ns2="bfdccc21-56b0-40bc-a95e-2ccf19f947fe" xmlns:ns3="8f4d9c92-701f-45e6-9ef3-bde483d7e7c7" targetNamespace="http://schemas.microsoft.com/office/2006/metadata/properties" ma:root="true" ma:fieldsID="0db9916a69d3d462300ab925790640b8" ns2:_="" ns3:_="">
    <xsd:import namespace="bfdccc21-56b0-40bc-a95e-2ccf19f947fe"/>
    <xsd:import namespace="8f4d9c92-701f-45e6-9ef3-bde483d7e7c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dccc21-56b0-40bc-a95e-2ccf19f947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4d9c92-701f-45e6-9ef3-bde483d7e7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091c09-c759-46de-8097-5d16eba3cac7}" ma:internalName="TaxCatchAll" ma:showField="CatchAllData" ma:web="8f4d9c92-701f-45e6-9ef3-bde483d7e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92AF73-3D17-453F-8769-05DB36B1F787}">
  <ds:schemaRefs>
    <ds:schemaRef ds:uri="http://schemas.microsoft.com/office/2006/metadata/properties"/>
    <ds:schemaRef ds:uri="http://schemas.microsoft.com/office/infopath/2007/PartnerControls"/>
    <ds:schemaRef ds:uri="bfdccc21-56b0-40bc-a95e-2ccf19f947fe"/>
    <ds:schemaRef ds:uri="8f4d9c92-701f-45e6-9ef3-bde483d7e7c7"/>
  </ds:schemaRefs>
</ds:datastoreItem>
</file>

<file path=customXml/itemProps2.xml><?xml version="1.0" encoding="utf-8"?>
<ds:datastoreItem xmlns:ds="http://schemas.openxmlformats.org/officeDocument/2006/customXml" ds:itemID="{BA00D513-3AAF-4197-B164-B8D559BA6EF8}">
  <ds:schemaRefs>
    <ds:schemaRef ds:uri="http://schemas.openxmlformats.org/officeDocument/2006/bibliography"/>
  </ds:schemaRefs>
</ds:datastoreItem>
</file>

<file path=customXml/itemProps3.xml><?xml version="1.0" encoding="utf-8"?>
<ds:datastoreItem xmlns:ds="http://schemas.openxmlformats.org/officeDocument/2006/customXml" ds:itemID="{26304804-009A-4BBA-B827-A9B8D40FE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dccc21-56b0-40bc-a95e-2ccf19f947fe"/>
    <ds:schemaRef ds:uri="8f4d9c92-701f-45e6-9ef3-bde483d7e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EBC55F-289C-4F1F-A37C-F28B55E20187}">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906</TotalTime>
  <Pages>25</Pages>
  <Words>7753</Words>
  <Characters>42646</Characters>
  <Application>Microsoft Office Word</Application>
  <DocSecurity>0</DocSecurity>
  <Lines>355</Lines>
  <Paragraphs>100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Wiechert</dc:creator>
  <dc:description/>
  <cp:lastModifiedBy>Wiechert Eschbach</cp:lastModifiedBy>
  <cp:revision>425</cp:revision>
  <cp:lastPrinted>2026-01-15T08:28:00Z</cp:lastPrinted>
  <dcterms:created xsi:type="dcterms:W3CDTF">2026-04-16T07:56:00Z</dcterms:created>
  <dcterms:modified xsi:type="dcterms:W3CDTF">2026-10-01T12:59:00Z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0x0101006CF26EA91F94164487947BE92BEF44BA</vt:lpwstr>
  </property>
  <property fmtid="{D5CDD505-2E9C-101B-9397-08002B2CF9AE}" pid="3" name="MediaServiceImageTags">
    <vt:lpwstr/>
  </property>
</Properties>
</file>